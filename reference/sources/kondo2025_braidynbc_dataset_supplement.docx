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1050"/>
        <w:gridCol w:w="5790"/>
      </w:tblGrid>
      <w:tr w:rsidR="00EC2F93" w14:paraId="400FAE13" w14:textId="77777777" w:rsidTr="00E15573">
        <w:trPr>
          <w:trHeight w:val="20"/>
        </w:trPr>
        <w:tc>
          <w:tcPr>
            <w:tcW w:w="2520" w:type="dxa"/>
            <w:shd w:val="clear" w:color="auto" w:fill="CCCCCC"/>
            <w:tcMar>
              <w:top w:w="100" w:type="dxa"/>
              <w:left w:w="100" w:type="dxa"/>
              <w:bottom w:w="100" w:type="dxa"/>
              <w:right w:w="100" w:type="dxa"/>
            </w:tcMar>
            <w:vAlign w:val="center"/>
          </w:tcPr>
          <w:p w14:paraId="60866E7A" w14:textId="77777777" w:rsidR="00EC2F93" w:rsidRDefault="00C42B9E" w:rsidP="00E15573">
            <w:pPr>
              <w:widowControl w:val="0"/>
              <w:spacing w:before="0" w:after="0" w:line="240" w:lineRule="auto"/>
              <w:jc w:val="left"/>
              <w:rPr>
                <w:b/>
                <w:sz w:val="16"/>
                <w:szCs w:val="16"/>
              </w:rPr>
            </w:pPr>
            <w:r>
              <w:rPr>
                <w:b/>
                <w:sz w:val="16"/>
                <w:szCs w:val="16"/>
              </w:rPr>
              <w:t>Software</w:t>
            </w:r>
          </w:p>
        </w:tc>
        <w:tc>
          <w:tcPr>
            <w:tcW w:w="1050" w:type="dxa"/>
            <w:shd w:val="clear" w:color="auto" w:fill="CCCCCC"/>
            <w:tcMar>
              <w:top w:w="100" w:type="dxa"/>
              <w:left w:w="100" w:type="dxa"/>
              <w:bottom w:w="100" w:type="dxa"/>
              <w:right w:w="100" w:type="dxa"/>
            </w:tcMar>
            <w:vAlign w:val="center"/>
          </w:tcPr>
          <w:p w14:paraId="20492B58" w14:textId="77777777" w:rsidR="00EC2F93" w:rsidRDefault="00C42B9E" w:rsidP="00E15573">
            <w:pPr>
              <w:widowControl w:val="0"/>
              <w:spacing w:before="0" w:after="0" w:line="240" w:lineRule="auto"/>
              <w:jc w:val="left"/>
              <w:rPr>
                <w:b/>
                <w:sz w:val="16"/>
                <w:szCs w:val="16"/>
              </w:rPr>
            </w:pPr>
            <w:r>
              <w:rPr>
                <w:b/>
                <w:sz w:val="16"/>
                <w:szCs w:val="16"/>
              </w:rPr>
              <w:t>Version</w:t>
            </w:r>
          </w:p>
        </w:tc>
        <w:tc>
          <w:tcPr>
            <w:tcW w:w="5790" w:type="dxa"/>
            <w:shd w:val="clear" w:color="auto" w:fill="CCCCCC"/>
            <w:tcMar>
              <w:top w:w="100" w:type="dxa"/>
              <w:left w:w="100" w:type="dxa"/>
              <w:bottom w:w="100" w:type="dxa"/>
              <w:right w:w="100" w:type="dxa"/>
            </w:tcMar>
            <w:vAlign w:val="center"/>
          </w:tcPr>
          <w:p w14:paraId="32108D76" w14:textId="77777777" w:rsidR="00EC2F93" w:rsidRDefault="00C42B9E" w:rsidP="00E15573">
            <w:pPr>
              <w:widowControl w:val="0"/>
              <w:spacing w:before="0" w:after="0" w:line="240" w:lineRule="auto"/>
              <w:jc w:val="left"/>
              <w:rPr>
                <w:b/>
                <w:sz w:val="16"/>
                <w:szCs w:val="16"/>
              </w:rPr>
            </w:pPr>
            <w:r>
              <w:rPr>
                <w:b/>
                <w:sz w:val="16"/>
                <w:szCs w:val="16"/>
              </w:rPr>
              <w:t>Usage</w:t>
            </w:r>
          </w:p>
        </w:tc>
      </w:tr>
      <w:tr w:rsidR="00EC2F93" w14:paraId="04A4DBF2" w14:textId="77777777" w:rsidTr="00E15573">
        <w:trPr>
          <w:trHeight w:val="20"/>
        </w:trPr>
        <w:tc>
          <w:tcPr>
            <w:tcW w:w="2520" w:type="dxa"/>
            <w:shd w:val="clear" w:color="auto" w:fill="auto"/>
            <w:tcMar>
              <w:top w:w="100" w:type="dxa"/>
              <w:left w:w="100" w:type="dxa"/>
              <w:bottom w:w="100" w:type="dxa"/>
              <w:right w:w="100" w:type="dxa"/>
            </w:tcMar>
            <w:vAlign w:val="center"/>
          </w:tcPr>
          <w:p w14:paraId="3495F04F" w14:textId="77777777" w:rsidR="00EC2F93" w:rsidRDefault="00C42B9E" w:rsidP="00E15573">
            <w:pPr>
              <w:widowControl w:val="0"/>
              <w:spacing w:before="0" w:after="0" w:line="240" w:lineRule="auto"/>
              <w:jc w:val="left"/>
              <w:rPr>
                <w:sz w:val="16"/>
                <w:szCs w:val="16"/>
              </w:rPr>
            </w:pPr>
            <w:r>
              <w:rPr>
                <w:sz w:val="16"/>
                <w:szCs w:val="16"/>
              </w:rPr>
              <w:t>HCImage</w:t>
            </w:r>
          </w:p>
        </w:tc>
        <w:tc>
          <w:tcPr>
            <w:tcW w:w="1050" w:type="dxa"/>
            <w:shd w:val="clear" w:color="auto" w:fill="auto"/>
            <w:tcMar>
              <w:top w:w="100" w:type="dxa"/>
              <w:left w:w="100" w:type="dxa"/>
              <w:bottom w:w="100" w:type="dxa"/>
              <w:right w:w="100" w:type="dxa"/>
            </w:tcMar>
            <w:vAlign w:val="center"/>
          </w:tcPr>
          <w:p w14:paraId="7730E5A1" w14:textId="77777777" w:rsidR="00EC2F93" w:rsidRDefault="00C42B9E" w:rsidP="00E15573">
            <w:pPr>
              <w:widowControl w:val="0"/>
              <w:spacing w:before="0" w:after="0" w:line="240" w:lineRule="auto"/>
              <w:jc w:val="left"/>
              <w:rPr>
                <w:sz w:val="16"/>
                <w:szCs w:val="16"/>
              </w:rPr>
            </w:pPr>
            <w:r>
              <w:rPr>
                <w:sz w:val="16"/>
                <w:szCs w:val="16"/>
              </w:rPr>
              <w:t>5.0.2.2</w:t>
            </w:r>
          </w:p>
        </w:tc>
        <w:tc>
          <w:tcPr>
            <w:tcW w:w="5790" w:type="dxa"/>
            <w:shd w:val="clear" w:color="auto" w:fill="auto"/>
            <w:tcMar>
              <w:top w:w="100" w:type="dxa"/>
              <w:left w:w="100" w:type="dxa"/>
              <w:bottom w:w="100" w:type="dxa"/>
              <w:right w:w="100" w:type="dxa"/>
            </w:tcMar>
            <w:vAlign w:val="center"/>
          </w:tcPr>
          <w:p w14:paraId="29E65703" w14:textId="77777777" w:rsidR="00EC2F93" w:rsidRDefault="00C42B9E" w:rsidP="00E15573">
            <w:pPr>
              <w:widowControl w:val="0"/>
              <w:spacing w:before="0" w:after="0" w:line="240" w:lineRule="auto"/>
              <w:jc w:val="left"/>
              <w:rPr>
                <w:sz w:val="16"/>
                <w:szCs w:val="16"/>
              </w:rPr>
            </w:pPr>
            <w:r>
              <w:rPr>
                <w:sz w:val="16"/>
                <w:szCs w:val="16"/>
              </w:rPr>
              <w:t>Control sCMOS camera and image acquisition for one-photon calcium imaging</w:t>
            </w:r>
          </w:p>
        </w:tc>
      </w:tr>
      <w:tr w:rsidR="00EC2F93" w14:paraId="647FCEF6" w14:textId="77777777" w:rsidTr="00E15573">
        <w:trPr>
          <w:trHeight w:val="20"/>
        </w:trPr>
        <w:tc>
          <w:tcPr>
            <w:tcW w:w="2520" w:type="dxa"/>
            <w:shd w:val="clear" w:color="auto" w:fill="auto"/>
            <w:tcMar>
              <w:top w:w="100" w:type="dxa"/>
              <w:left w:w="100" w:type="dxa"/>
              <w:bottom w:w="100" w:type="dxa"/>
              <w:right w:w="100" w:type="dxa"/>
            </w:tcMar>
            <w:vAlign w:val="center"/>
          </w:tcPr>
          <w:p w14:paraId="43967BD3" w14:textId="77777777" w:rsidR="00EC2F93" w:rsidRDefault="00C42B9E" w:rsidP="00E15573">
            <w:pPr>
              <w:widowControl w:val="0"/>
              <w:spacing w:before="0" w:after="0" w:line="240" w:lineRule="auto"/>
              <w:jc w:val="left"/>
              <w:rPr>
                <w:sz w:val="16"/>
                <w:szCs w:val="16"/>
              </w:rPr>
            </w:pPr>
            <w:r>
              <w:rPr>
                <w:sz w:val="16"/>
                <w:szCs w:val="16"/>
              </w:rPr>
              <w:t>Labview</w:t>
            </w:r>
          </w:p>
        </w:tc>
        <w:tc>
          <w:tcPr>
            <w:tcW w:w="1050" w:type="dxa"/>
            <w:shd w:val="clear" w:color="auto" w:fill="auto"/>
            <w:tcMar>
              <w:top w:w="100" w:type="dxa"/>
              <w:left w:w="100" w:type="dxa"/>
              <w:bottom w:w="100" w:type="dxa"/>
              <w:right w:w="100" w:type="dxa"/>
            </w:tcMar>
            <w:vAlign w:val="center"/>
          </w:tcPr>
          <w:p w14:paraId="7F192E3B" w14:textId="77777777" w:rsidR="00EC2F93" w:rsidRDefault="00C42B9E" w:rsidP="00E15573">
            <w:pPr>
              <w:widowControl w:val="0"/>
              <w:spacing w:before="0" w:after="0" w:line="240" w:lineRule="auto"/>
              <w:jc w:val="left"/>
              <w:rPr>
                <w:sz w:val="16"/>
                <w:szCs w:val="16"/>
              </w:rPr>
            </w:pPr>
            <w:r>
              <w:rPr>
                <w:sz w:val="16"/>
                <w:szCs w:val="16"/>
              </w:rPr>
              <w:t>2021</w:t>
            </w:r>
          </w:p>
        </w:tc>
        <w:tc>
          <w:tcPr>
            <w:tcW w:w="5790" w:type="dxa"/>
            <w:shd w:val="clear" w:color="auto" w:fill="auto"/>
            <w:tcMar>
              <w:top w:w="100" w:type="dxa"/>
              <w:left w:w="100" w:type="dxa"/>
              <w:bottom w:w="100" w:type="dxa"/>
              <w:right w:w="100" w:type="dxa"/>
            </w:tcMar>
            <w:vAlign w:val="center"/>
          </w:tcPr>
          <w:p w14:paraId="040F92CF" w14:textId="071F49F5" w:rsidR="00EC2F93" w:rsidRDefault="00C42B9E" w:rsidP="00E15573">
            <w:pPr>
              <w:widowControl w:val="0"/>
              <w:spacing w:before="0" w:after="0" w:line="240" w:lineRule="auto"/>
              <w:jc w:val="left"/>
              <w:rPr>
                <w:sz w:val="16"/>
                <w:szCs w:val="16"/>
              </w:rPr>
            </w:pPr>
            <w:r>
              <w:rPr>
                <w:sz w:val="16"/>
                <w:szCs w:val="16"/>
              </w:rPr>
              <w:t>Control behavioral devices and recording</w:t>
            </w:r>
            <w:ins w:id="0" w:author="Eva Lasic" w:date="2025-05-14T07:13:00Z" w16du:dateUtc="2025-05-14T05:13:00Z">
              <w:r w:rsidR="00F510EC">
                <w:rPr>
                  <w:sz w:val="16"/>
                  <w:szCs w:val="16"/>
                </w:rPr>
                <w:t>s</w:t>
              </w:r>
            </w:ins>
          </w:p>
        </w:tc>
      </w:tr>
      <w:tr w:rsidR="00EC2F93" w14:paraId="371FD174" w14:textId="77777777" w:rsidTr="00E15573">
        <w:trPr>
          <w:trHeight w:val="20"/>
        </w:trPr>
        <w:tc>
          <w:tcPr>
            <w:tcW w:w="2520" w:type="dxa"/>
            <w:shd w:val="clear" w:color="auto" w:fill="auto"/>
            <w:tcMar>
              <w:top w:w="100" w:type="dxa"/>
              <w:left w:w="100" w:type="dxa"/>
              <w:bottom w:w="100" w:type="dxa"/>
              <w:right w:w="100" w:type="dxa"/>
            </w:tcMar>
            <w:vAlign w:val="center"/>
          </w:tcPr>
          <w:p w14:paraId="1633A350" w14:textId="77777777" w:rsidR="00EC2F93" w:rsidRDefault="00C42B9E" w:rsidP="00E15573">
            <w:pPr>
              <w:widowControl w:val="0"/>
              <w:spacing w:before="0" w:after="0" w:line="240" w:lineRule="auto"/>
              <w:jc w:val="left"/>
              <w:rPr>
                <w:sz w:val="16"/>
                <w:szCs w:val="16"/>
              </w:rPr>
            </w:pPr>
            <w:r>
              <w:rPr>
                <w:sz w:val="16"/>
                <w:szCs w:val="16"/>
              </w:rPr>
              <w:t>Pylon viewer</w:t>
            </w:r>
          </w:p>
        </w:tc>
        <w:tc>
          <w:tcPr>
            <w:tcW w:w="1050" w:type="dxa"/>
            <w:shd w:val="clear" w:color="auto" w:fill="auto"/>
            <w:tcMar>
              <w:top w:w="100" w:type="dxa"/>
              <w:left w:w="100" w:type="dxa"/>
              <w:bottom w:w="100" w:type="dxa"/>
              <w:right w:w="100" w:type="dxa"/>
            </w:tcMar>
            <w:vAlign w:val="center"/>
          </w:tcPr>
          <w:p w14:paraId="560CF5C6" w14:textId="77777777" w:rsidR="00EC2F93" w:rsidRDefault="00C42B9E" w:rsidP="00E15573">
            <w:pPr>
              <w:widowControl w:val="0"/>
              <w:spacing w:before="0" w:after="0" w:line="240" w:lineRule="auto"/>
              <w:jc w:val="left"/>
              <w:rPr>
                <w:sz w:val="16"/>
                <w:szCs w:val="16"/>
              </w:rPr>
            </w:pPr>
            <w:r>
              <w:rPr>
                <w:sz w:val="16"/>
                <w:szCs w:val="16"/>
              </w:rPr>
              <w:t>7.2.1.25747</w:t>
            </w:r>
          </w:p>
        </w:tc>
        <w:tc>
          <w:tcPr>
            <w:tcW w:w="5790" w:type="dxa"/>
            <w:shd w:val="clear" w:color="auto" w:fill="auto"/>
            <w:tcMar>
              <w:top w:w="100" w:type="dxa"/>
              <w:left w:w="100" w:type="dxa"/>
              <w:bottom w:w="100" w:type="dxa"/>
              <w:right w:w="100" w:type="dxa"/>
            </w:tcMar>
            <w:vAlign w:val="center"/>
          </w:tcPr>
          <w:p w14:paraId="4A3D923C" w14:textId="77777777" w:rsidR="00EC2F93" w:rsidRDefault="00C42B9E" w:rsidP="00E15573">
            <w:pPr>
              <w:widowControl w:val="0"/>
              <w:spacing w:before="0" w:after="0" w:line="240" w:lineRule="auto"/>
              <w:jc w:val="left"/>
              <w:rPr>
                <w:sz w:val="16"/>
                <w:szCs w:val="16"/>
              </w:rPr>
            </w:pPr>
            <w:r>
              <w:rPr>
                <w:sz w:val="16"/>
                <w:szCs w:val="16"/>
              </w:rPr>
              <w:t>Control machine vision cameras and video acquisition</w:t>
            </w:r>
          </w:p>
        </w:tc>
      </w:tr>
      <w:tr w:rsidR="00EC2F93" w14:paraId="2B4E6212" w14:textId="77777777" w:rsidTr="00E15573">
        <w:trPr>
          <w:trHeight w:val="20"/>
        </w:trPr>
        <w:tc>
          <w:tcPr>
            <w:tcW w:w="2520" w:type="dxa"/>
            <w:shd w:val="clear" w:color="auto" w:fill="auto"/>
            <w:tcMar>
              <w:top w:w="100" w:type="dxa"/>
              <w:left w:w="100" w:type="dxa"/>
              <w:bottom w:w="100" w:type="dxa"/>
              <w:right w:w="100" w:type="dxa"/>
            </w:tcMar>
            <w:vAlign w:val="center"/>
          </w:tcPr>
          <w:p w14:paraId="5AB317D2" w14:textId="77777777" w:rsidR="00EC2F93" w:rsidRDefault="00C42B9E" w:rsidP="00E15573">
            <w:pPr>
              <w:widowControl w:val="0"/>
              <w:spacing w:before="0" w:after="0" w:line="240" w:lineRule="auto"/>
              <w:jc w:val="left"/>
              <w:rPr>
                <w:sz w:val="16"/>
                <w:szCs w:val="16"/>
              </w:rPr>
            </w:pPr>
            <w:r>
              <w:rPr>
                <w:sz w:val="16"/>
                <w:szCs w:val="16"/>
              </w:rPr>
              <w:t>MATLAB</w:t>
            </w:r>
          </w:p>
        </w:tc>
        <w:tc>
          <w:tcPr>
            <w:tcW w:w="1050" w:type="dxa"/>
            <w:shd w:val="clear" w:color="auto" w:fill="auto"/>
            <w:tcMar>
              <w:top w:w="100" w:type="dxa"/>
              <w:left w:w="100" w:type="dxa"/>
              <w:bottom w:w="100" w:type="dxa"/>
              <w:right w:w="100" w:type="dxa"/>
            </w:tcMar>
            <w:vAlign w:val="center"/>
          </w:tcPr>
          <w:p w14:paraId="23A5B479" w14:textId="77777777" w:rsidR="00EC2F93" w:rsidRDefault="00C42B9E" w:rsidP="00E15573">
            <w:pPr>
              <w:widowControl w:val="0"/>
              <w:spacing w:before="0" w:after="0" w:line="240" w:lineRule="auto"/>
              <w:jc w:val="left"/>
              <w:rPr>
                <w:sz w:val="16"/>
                <w:szCs w:val="16"/>
              </w:rPr>
            </w:pPr>
            <w:r>
              <w:rPr>
                <w:sz w:val="16"/>
                <w:szCs w:val="16"/>
              </w:rPr>
              <w:t>2022b</w:t>
            </w:r>
          </w:p>
        </w:tc>
        <w:tc>
          <w:tcPr>
            <w:tcW w:w="5790" w:type="dxa"/>
            <w:shd w:val="clear" w:color="auto" w:fill="auto"/>
            <w:tcMar>
              <w:top w:w="100" w:type="dxa"/>
              <w:left w:w="100" w:type="dxa"/>
              <w:bottom w:w="100" w:type="dxa"/>
              <w:right w:w="100" w:type="dxa"/>
            </w:tcMar>
            <w:vAlign w:val="center"/>
          </w:tcPr>
          <w:p w14:paraId="27094FFD" w14:textId="77777777" w:rsidR="00EC2F93" w:rsidRDefault="00C42B9E" w:rsidP="00E15573">
            <w:pPr>
              <w:widowControl w:val="0"/>
              <w:spacing w:before="0" w:after="0" w:line="240" w:lineRule="auto"/>
              <w:jc w:val="left"/>
              <w:rPr>
                <w:sz w:val="16"/>
                <w:szCs w:val="16"/>
              </w:rPr>
            </w:pPr>
            <w:r>
              <w:rPr>
                <w:sz w:val="16"/>
                <w:szCs w:val="16"/>
              </w:rPr>
              <w:t>Behavioral data processing (filtering, event detection, lick-rate calculation, temporal down-sampling to synchronize for calcium imaging data)</w:t>
            </w:r>
          </w:p>
        </w:tc>
      </w:tr>
      <w:tr w:rsidR="00EC2F93" w14:paraId="1FC52F7A" w14:textId="77777777" w:rsidTr="00E15573">
        <w:trPr>
          <w:trHeight w:val="20"/>
        </w:trPr>
        <w:tc>
          <w:tcPr>
            <w:tcW w:w="2520" w:type="dxa"/>
            <w:shd w:val="clear" w:color="auto" w:fill="auto"/>
            <w:tcMar>
              <w:top w:w="100" w:type="dxa"/>
              <w:left w:w="100" w:type="dxa"/>
              <w:bottom w:w="100" w:type="dxa"/>
              <w:right w:w="100" w:type="dxa"/>
            </w:tcMar>
            <w:vAlign w:val="center"/>
          </w:tcPr>
          <w:p w14:paraId="7915191D" w14:textId="77777777" w:rsidR="00EC2F93" w:rsidRDefault="00C42B9E" w:rsidP="00E15573">
            <w:pPr>
              <w:widowControl w:val="0"/>
              <w:spacing w:before="0" w:after="0" w:line="240" w:lineRule="auto"/>
              <w:jc w:val="left"/>
              <w:rPr>
                <w:sz w:val="16"/>
                <w:szCs w:val="16"/>
              </w:rPr>
            </w:pPr>
            <w:r>
              <w:rPr>
                <w:sz w:val="16"/>
                <w:szCs w:val="16"/>
              </w:rPr>
              <w:t>NoRMCorre</w:t>
            </w:r>
          </w:p>
        </w:tc>
        <w:tc>
          <w:tcPr>
            <w:tcW w:w="1050" w:type="dxa"/>
            <w:shd w:val="clear" w:color="auto" w:fill="auto"/>
            <w:tcMar>
              <w:top w:w="100" w:type="dxa"/>
              <w:left w:w="100" w:type="dxa"/>
              <w:bottom w:w="100" w:type="dxa"/>
              <w:right w:w="100" w:type="dxa"/>
            </w:tcMar>
            <w:vAlign w:val="center"/>
          </w:tcPr>
          <w:p w14:paraId="39715FCD" w14:textId="77777777" w:rsidR="00EC2F93" w:rsidRDefault="00C42B9E" w:rsidP="00E15573">
            <w:pPr>
              <w:widowControl w:val="0"/>
              <w:spacing w:before="0" w:after="0" w:line="240" w:lineRule="auto"/>
              <w:jc w:val="left"/>
              <w:rPr>
                <w:sz w:val="16"/>
                <w:szCs w:val="16"/>
              </w:rPr>
            </w:pPr>
            <w:r>
              <w:rPr>
                <w:sz w:val="16"/>
                <w:szCs w:val="16"/>
              </w:rPr>
              <w:t>0.1.1</w:t>
            </w:r>
          </w:p>
        </w:tc>
        <w:tc>
          <w:tcPr>
            <w:tcW w:w="5790" w:type="dxa"/>
            <w:shd w:val="clear" w:color="auto" w:fill="auto"/>
            <w:tcMar>
              <w:top w:w="100" w:type="dxa"/>
              <w:left w:w="100" w:type="dxa"/>
              <w:bottom w:w="100" w:type="dxa"/>
              <w:right w:w="100" w:type="dxa"/>
            </w:tcMar>
            <w:vAlign w:val="center"/>
          </w:tcPr>
          <w:p w14:paraId="4D751576" w14:textId="77777777" w:rsidR="00EC2F93" w:rsidRDefault="00C42B9E" w:rsidP="00E15573">
            <w:pPr>
              <w:widowControl w:val="0"/>
              <w:spacing w:before="0" w:after="0" w:line="240" w:lineRule="auto"/>
              <w:jc w:val="left"/>
              <w:rPr>
                <w:sz w:val="16"/>
                <w:szCs w:val="16"/>
              </w:rPr>
            </w:pPr>
            <w:r>
              <w:rPr>
                <w:sz w:val="16"/>
                <w:szCs w:val="16"/>
              </w:rPr>
              <w:t>Motion correction for calcium image stacks</w:t>
            </w:r>
          </w:p>
        </w:tc>
      </w:tr>
      <w:tr w:rsidR="00EC2F93" w14:paraId="6B93F5E1" w14:textId="77777777" w:rsidTr="00E15573">
        <w:trPr>
          <w:trHeight w:val="20"/>
        </w:trPr>
        <w:tc>
          <w:tcPr>
            <w:tcW w:w="2520" w:type="dxa"/>
            <w:shd w:val="clear" w:color="auto" w:fill="auto"/>
            <w:tcMar>
              <w:top w:w="100" w:type="dxa"/>
              <w:left w:w="100" w:type="dxa"/>
              <w:bottom w:w="100" w:type="dxa"/>
              <w:right w:w="100" w:type="dxa"/>
            </w:tcMar>
            <w:vAlign w:val="center"/>
          </w:tcPr>
          <w:p w14:paraId="6ABB2C77" w14:textId="77777777" w:rsidR="00EC2F93" w:rsidRDefault="00C42B9E" w:rsidP="00E15573">
            <w:pPr>
              <w:widowControl w:val="0"/>
              <w:spacing w:before="0" w:after="0" w:line="240" w:lineRule="auto"/>
              <w:jc w:val="left"/>
              <w:rPr>
                <w:sz w:val="16"/>
                <w:szCs w:val="16"/>
              </w:rPr>
            </w:pPr>
            <w:r>
              <w:rPr>
                <w:sz w:val="16"/>
                <w:szCs w:val="16"/>
              </w:rPr>
              <w:t>Python</w:t>
            </w:r>
          </w:p>
        </w:tc>
        <w:tc>
          <w:tcPr>
            <w:tcW w:w="1050" w:type="dxa"/>
            <w:shd w:val="clear" w:color="auto" w:fill="auto"/>
            <w:tcMar>
              <w:top w:w="100" w:type="dxa"/>
              <w:left w:w="100" w:type="dxa"/>
              <w:bottom w:w="100" w:type="dxa"/>
              <w:right w:w="100" w:type="dxa"/>
            </w:tcMar>
            <w:vAlign w:val="center"/>
          </w:tcPr>
          <w:p w14:paraId="29A5C692" w14:textId="77777777" w:rsidR="00EC2F93" w:rsidRDefault="00C42B9E" w:rsidP="00E15573">
            <w:pPr>
              <w:widowControl w:val="0"/>
              <w:spacing w:before="0" w:after="0" w:line="240" w:lineRule="auto"/>
              <w:jc w:val="left"/>
              <w:rPr>
                <w:sz w:val="16"/>
                <w:szCs w:val="16"/>
              </w:rPr>
            </w:pPr>
            <w:r>
              <w:rPr>
                <w:sz w:val="16"/>
                <w:szCs w:val="16"/>
              </w:rPr>
              <w:t>3.10.14</w:t>
            </w:r>
          </w:p>
        </w:tc>
        <w:tc>
          <w:tcPr>
            <w:tcW w:w="5790" w:type="dxa"/>
            <w:shd w:val="clear" w:color="auto" w:fill="auto"/>
            <w:tcMar>
              <w:top w:w="100" w:type="dxa"/>
              <w:left w:w="100" w:type="dxa"/>
              <w:bottom w:w="100" w:type="dxa"/>
              <w:right w:w="100" w:type="dxa"/>
            </w:tcMar>
            <w:vAlign w:val="center"/>
          </w:tcPr>
          <w:p w14:paraId="57BF93BF" w14:textId="77777777" w:rsidR="00EC2F93" w:rsidRDefault="00C42B9E" w:rsidP="00E15573">
            <w:pPr>
              <w:widowControl w:val="0"/>
              <w:spacing w:before="0" w:after="0" w:line="240" w:lineRule="auto"/>
              <w:jc w:val="left"/>
              <w:rPr>
                <w:sz w:val="16"/>
                <w:szCs w:val="16"/>
              </w:rPr>
            </w:pPr>
            <w:r>
              <w:rPr>
                <w:sz w:val="16"/>
                <w:szCs w:val="16"/>
              </w:rPr>
              <w:t>Data processing pipeline for packaging into NWB files</w:t>
            </w:r>
          </w:p>
        </w:tc>
      </w:tr>
      <w:tr w:rsidR="00EC2F93" w14:paraId="715F3F94" w14:textId="77777777" w:rsidTr="00E15573">
        <w:trPr>
          <w:trHeight w:val="20"/>
        </w:trPr>
        <w:tc>
          <w:tcPr>
            <w:tcW w:w="2520" w:type="dxa"/>
            <w:shd w:val="clear" w:color="auto" w:fill="auto"/>
            <w:tcMar>
              <w:top w:w="100" w:type="dxa"/>
              <w:left w:w="100" w:type="dxa"/>
              <w:bottom w:w="100" w:type="dxa"/>
              <w:right w:w="100" w:type="dxa"/>
            </w:tcMar>
            <w:vAlign w:val="center"/>
          </w:tcPr>
          <w:p w14:paraId="264C9D5E" w14:textId="77777777" w:rsidR="00EC2F93" w:rsidRDefault="00C42B9E" w:rsidP="00E15573">
            <w:pPr>
              <w:widowControl w:val="0"/>
              <w:spacing w:before="0" w:after="0" w:line="240" w:lineRule="auto"/>
              <w:jc w:val="left"/>
              <w:rPr>
                <w:sz w:val="16"/>
                <w:szCs w:val="16"/>
              </w:rPr>
            </w:pPr>
            <w:r>
              <w:rPr>
                <w:sz w:val="16"/>
                <w:szCs w:val="16"/>
              </w:rPr>
              <w:t>Conda</w:t>
            </w:r>
          </w:p>
        </w:tc>
        <w:tc>
          <w:tcPr>
            <w:tcW w:w="1050" w:type="dxa"/>
            <w:shd w:val="clear" w:color="auto" w:fill="auto"/>
            <w:tcMar>
              <w:top w:w="100" w:type="dxa"/>
              <w:left w:w="100" w:type="dxa"/>
              <w:bottom w:w="100" w:type="dxa"/>
              <w:right w:w="100" w:type="dxa"/>
            </w:tcMar>
            <w:vAlign w:val="center"/>
          </w:tcPr>
          <w:p w14:paraId="643DF6E3" w14:textId="77777777" w:rsidR="00EC2F93" w:rsidRDefault="00C42B9E" w:rsidP="00E15573">
            <w:pPr>
              <w:widowControl w:val="0"/>
              <w:spacing w:before="0" w:after="0" w:line="240" w:lineRule="auto"/>
              <w:jc w:val="left"/>
              <w:rPr>
                <w:sz w:val="16"/>
                <w:szCs w:val="16"/>
              </w:rPr>
            </w:pPr>
            <w:r>
              <w:rPr>
                <w:sz w:val="16"/>
                <w:szCs w:val="16"/>
              </w:rPr>
              <w:t>24.3.0</w:t>
            </w:r>
          </w:p>
        </w:tc>
        <w:tc>
          <w:tcPr>
            <w:tcW w:w="5790" w:type="dxa"/>
            <w:shd w:val="clear" w:color="auto" w:fill="auto"/>
            <w:tcMar>
              <w:top w:w="100" w:type="dxa"/>
              <w:left w:w="100" w:type="dxa"/>
              <w:bottom w:w="100" w:type="dxa"/>
              <w:right w:w="100" w:type="dxa"/>
            </w:tcMar>
            <w:vAlign w:val="center"/>
          </w:tcPr>
          <w:p w14:paraId="38355734" w14:textId="77777777" w:rsidR="00EC2F93" w:rsidRDefault="00C42B9E" w:rsidP="00E15573">
            <w:pPr>
              <w:widowControl w:val="0"/>
              <w:spacing w:before="0" w:after="0" w:line="240" w:lineRule="auto"/>
              <w:jc w:val="left"/>
              <w:rPr>
                <w:sz w:val="16"/>
                <w:szCs w:val="16"/>
              </w:rPr>
            </w:pPr>
            <w:r>
              <w:rPr>
                <w:sz w:val="16"/>
                <w:szCs w:val="16"/>
              </w:rPr>
              <w:t>Python environment management</w:t>
            </w:r>
          </w:p>
        </w:tc>
      </w:tr>
      <w:tr w:rsidR="00EC2F93" w14:paraId="515CC480" w14:textId="77777777" w:rsidTr="00E15573">
        <w:trPr>
          <w:trHeight w:val="20"/>
        </w:trPr>
        <w:tc>
          <w:tcPr>
            <w:tcW w:w="2520" w:type="dxa"/>
            <w:shd w:val="clear" w:color="auto" w:fill="auto"/>
            <w:tcMar>
              <w:top w:w="100" w:type="dxa"/>
              <w:left w:w="100" w:type="dxa"/>
              <w:bottom w:w="100" w:type="dxa"/>
              <w:right w:w="100" w:type="dxa"/>
            </w:tcMar>
            <w:vAlign w:val="center"/>
          </w:tcPr>
          <w:p w14:paraId="6E16FADD" w14:textId="77777777" w:rsidR="00EC2F93" w:rsidRDefault="00C42B9E" w:rsidP="00E15573">
            <w:pPr>
              <w:widowControl w:val="0"/>
              <w:spacing w:before="0" w:after="0" w:line="240" w:lineRule="auto"/>
              <w:jc w:val="left"/>
              <w:rPr>
                <w:sz w:val="16"/>
                <w:szCs w:val="16"/>
              </w:rPr>
            </w:pPr>
            <w:r>
              <w:rPr>
                <w:sz w:val="16"/>
                <w:szCs w:val="16"/>
              </w:rPr>
              <w:t>NumPy</w:t>
            </w:r>
          </w:p>
        </w:tc>
        <w:tc>
          <w:tcPr>
            <w:tcW w:w="1050" w:type="dxa"/>
            <w:shd w:val="clear" w:color="auto" w:fill="auto"/>
            <w:tcMar>
              <w:top w:w="100" w:type="dxa"/>
              <w:left w:w="100" w:type="dxa"/>
              <w:bottom w:w="100" w:type="dxa"/>
              <w:right w:w="100" w:type="dxa"/>
            </w:tcMar>
            <w:vAlign w:val="center"/>
          </w:tcPr>
          <w:p w14:paraId="02A2D1EC" w14:textId="77777777" w:rsidR="00EC2F93" w:rsidRDefault="00C42B9E" w:rsidP="00E15573">
            <w:pPr>
              <w:widowControl w:val="0"/>
              <w:spacing w:before="0" w:after="0" w:line="240" w:lineRule="auto"/>
              <w:jc w:val="left"/>
              <w:rPr>
                <w:sz w:val="16"/>
                <w:szCs w:val="16"/>
              </w:rPr>
            </w:pPr>
            <w:r>
              <w:rPr>
                <w:sz w:val="16"/>
                <w:szCs w:val="16"/>
              </w:rPr>
              <w:t>1.24.3</w:t>
            </w:r>
          </w:p>
        </w:tc>
        <w:tc>
          <w:tcPr>
            <w:tcW w:w="5790" w:type="dxa"/>
            <w:shd w:val="clear" w:color="auto" w:fill="auto"/>
            <w:tcMar>
              <w:top w:w="100" w:type="dxa"/>
              <w:left w:w="100" w:type="dxa"/>
              <w:bottom w:w="100" w:type="dxa"/>
              <w:right w:w="100" w:type="dxa"/>
            </w:tcMar>
            <w:vAlign w:val="center"/>
          </w:tcPr>
          <w:p w14:paraId="3B5BF1EC" w14:textId="77777777" w:rsidR="00EC2F93" w:rsidRDefault="00C42B9E" w:rsidP="00E15573">
            <w:pPr>
              <w:widowControl w:val="0"/>
              <w:spacing w:before="0" w:after="0" w:line="240" w:lineRule="auto"/>
              <w:jc w:val="left"/>
              <w:rPr>
                <w:sz w:val="16"/>
                <w:szCs w:val="16"/>
              </w:rPr>
            </w:pPr>
            <w:r>
              <w:rPr>
                <w:sz w:val="16"/>
                <w:szCs w:val="16"/>
              </w:rPr>
              <w:t>Numeric array handling</w:t>
            </w:r>
          </w:p>
        </w:tc>
      </w:tr>
      <w:tr w:rsidR="00EC2F93" w14:paraId="71EE2675" w14:textId="77777777" w:rsidTr="00E15573">
        <w:trPr>
          <w:trHeight w:val="20"/>
        </w:trPr>
        <w:tc>
          <w:tcPr>
            <w:tcW w:w="2520" w:type="dxa"/>
            <w:shd w:val="clear" w:color="auto" w:fill="auto"/>
            <w:tcMar>
              <w:top w:w="100" w:type="dxa"/>
              <w:left w:w="100" w:type="dxa"/>
              <w:bottom w:w="100" w:type="dxa"/>
              <w:right w:w="100" w:type="dxa"/>
            </w:tcMar>
            <w:vAlign w:val="center"/>
          </w:tcPr>
          <w:p w14:paraId="6EEB4434" w14:textId="77777777" w:rsidR="00EC2F93" w:rsidRDefault="00C42B9E" w:rsidP="00E15573">
            <w:pPr>
              <w:widowControl w:val="0"/>
              <w:spacing w:before="0" w:after="0" w:line="240" w:lineRule="auto"/>
              <w:jc w:val="left"/>
              <w:rPr>
                <w:sz w:val="16"/>
                <w:szCs w:val="16"/>
              </w:rPr>
            </w:pPr>
            <w:r>
              <w:rPr>
                <w:sz w:val="16"/>
                <w:szCs w:val="16"/>
              </w:rPr>
              <w:t>SciPy</w:t>
            </w:r>
          </w:p>
        </w:tc>
        <w:tc>
          <w:tcPr>
            <w:tcW w:w="1050" w:type="dxa"/>
            <w:shd w:val="clear" w:color="auto" w:fill="auto"/>
            <w:tcMar>
              <w:top w:w="100" w:type="dxa"/>
              <w:left w:w="100" w:type="dxa"/>
              <w:bottom w:w="100" w:type="dxa"/>
              <w:right w:w="100" w:type="dxa"/>
            </w:tcMar>
            <w:vAlign w:val="center"/>
          </w:tcPr>
          <w:p w14:paraId="52A479B3" w14:textId="77777777" w:rsidR="00EC2F93" w:rsidRDefault="00C42B9E" w:rsidP="00E15573">
            <w:pPr>
              <w:widowControl w:val="0"/>
              <w:spacing w:before="0" w:after="0" w:line="240" w:lineRule="auto"/>
              <w:jc w:val="left"/>
              <w:rPr>
                <w:sz w:val="16"/>
                <w:szCs w:val="16"/>
              </w:rPr>
            </w:pPr>
            <w:r>
              <w:rPr>
                <w:sz w:val="16"/>
                <w:szCs w:val="16"/>
              </w:rPr>
              <w:t>1.14.0</w:t>
            </w:r>
          </w:p>
        </w:tc>
        <w:tc>
          <w:tcPr>
            <w:tcW w:w="5790" w:type="dxa"/>
            <w:shd w:val="clear" w:color="auto" w:fill="auto"/>
            <w:tcMar>
              <w:top w:w="100" w:type="dxa"/>
              <w:left w:w="100" w:type="dxa"/>
              <w:bottom w:w="100" w:type="dxa"/>
              <w:right w:w="100" w:type="dxa"/>
            </w:tcMar>
            <w:vAlign w:val="center"/>
          </w:tcPr>
          <w:p w14:paraId="0ADD96C8" w14:textId="77777777" w:rsidR="00EC2F93" w:rsidRDefault="00C42B9E" w:rsidP="00E15573">
            <w:pPr>
              <w:widowControl w:val="0"/>
              <w:spacing w:before="0" w:after="0" w:line="240" w:lineRule="auto"/>
              <w:jc w:val="left"/>
              <w:rPr>
                <w:sz w:val="16"/>
                <w:szCs w:val="16"/>
              </w:rPr>
            </w:pPr>
            <w:r>
              <w:rPr>
                <w:sz w:val="16"/>
                <w:szCs w:val="16"/>
              </w:rPr>
              <w:t>Δ</w:t>
            </w:r>
            <w:r>
              <w:rPr>
                <w:i/>
                <w:sz w:val="16"/>
                <w:szCs w:val="16"/>
              </w:rPr>
              <w:t>F</w:t>
            </w:r>
            <w:r>
              <w:rPr>
                <w:sz w:val="16"/>
                <w:szCs w:val="16"/>
              </w:rPr>
              <w:t>/</w:t>
            </w:r>
            <w:r>
              <w:rPr>
                <w:i/>
                <w:sz w:val="16"/>
                <w:szCs w:val="16"/>
              </w:rPr>
              <w:t>F</w:t>
            </w:r>
            <w:r>
              <w:rPr>
                <w:sz w:val="16"/>
                <w:szCs w:val="16"/>
              </w:rPr>
              <w:t xml:space="preserve"> signal processing</w:t>
            </w:r>
          </w:p>
        </w:tc>
      </w:tr>
      <w:tr w:rsidR="00EC2F93" w14:paraId="25759344" w14:textId="77777777" w:rsidTr="00E15573">
        <w:trPr>
          <w:trHeight w:val="20"/>
        </w:trPr>
        <w:tc>
          <w:tcPr>
            <w:tcW w:w="2520" w:type="dxa"/>
            <w:shd w:val="clear" w:color="auto" w:fill="auto"/>
            <w:tcMar>
              <w:top w:w="100" w:type="dxa"/>
              <w:left w:w="100" w:type="dxa"/>
              <w:bottom w:w="100" w:type="dxa"/>
              <w:right w:w="100" w:type="dxa"/>
            </w:tcMar>
            <w:vAlign w:val="center"/>
          </w:tcPr>
          <w:p w14:paraId="5846525C" w14:textId="77777777" w:rsidR="00EC2F93" w:rsidRDefault="00C42B9E" w:rsidP="00E15573">
            <w:pPr>
              <w:widowControl w:val="0"/>
              <w:spacing w:before="0" w:after="0" w:line="240" w:lineRule="auto"/>
              <w:jc w:val="left"/>
              <w:rPr>
                <w:sz w:val="16"/>
                <w:szCs w:val="16"/>
              </w:rPr>
            </w:pPr>
            <w:r>
              <w:rPr>
                <w:sz w:val="16"/>
                <w:szCs w:val="16"/>
              </w:rPr>
              <w:t>Scikit-learn</w:t>
            </w:r>
          </w:p>
        </w:tc>
        <w:tc>
          <w:tcPr>
            <w:tcW w:w="1050" w:type="dxa"/>
            <w:shd w:val="clear" w:color="auto" w:fill="auto"/>
            <w:tcMar>
              <w:top w:w="100" w:type="dxa"/>
              <w:left w:w="100" w:type="dxa"/>
              <w:bottom w:w="100" w:type="dxa"/>
              <w:right w:w="100" w:type="dxa"/>
            </w:tcMar>
            <w:vAlign w:val="center"/>
          </w:tcPr>
          <w:p w14:paraId="1CD27701" w14:textId="77777777" w:rsidR="00EC2F93" w:rsidRDefault="00C42B9E" w:rsidP="00E15573">
            <w:pPr>
              <w:widowControl w:val="0"/>
              <w:spacing w:before="0" w:after="0" w:line="240" w:lineRule="auto"/>
              <w:jc w:val="left"/>
              <w:rPr>
                <w:sz w:val="16"/>
                <w:szCs w:val="16"/>
              </w:rPr>
            </w:pPr>
            <w:r>
              <w:rPr>
                <w:sz w:val="16"/>
                <w:szCs w:val="16"/>
              </w:rPr>
              <w:t>1.5.1</w:t>
            </w:r>
          </w:p>
        </w:tc>
        <w:tc>
          <w:tcPr>
            <w:tcW w:w="5790" w:type="dxa"/>
            <w:shd w:val="clear" w:color="auto" w:fill="auto"/>
            <w:tcMar>
              <w:top w:w="100" w:type="dxa"/>
              <w:left w:w="100" w:type="dxa"/>
              <w:bottom w:w="100" w:type="dxa"/>
              <w:right w:w="100" w:type="dxa"/>
            </w:tcMar>
            <w:vAlign w:val="center"/>
          </w:tcPr>
          <w:p w14:paraId="512C2433" w14:textId="77777777" w:rsidR="00EC2F93" w:rsidRDefault="00C42B9E" w:rsidP="00E15573">
            <w:pPr>
              <w:widowControl w:val="0"/>
              <w:spacing w:before="0" w:after="0" w:line="240" w:lineRule="auto"/>
              <w:jc w:val="left"/>
              <w:rPr>
                <w:sz w:val="16"/>
                <w:szCs w:val="16"/>
              </w:rPr>
            </w:pPr>
            <w:r>
              <w:rPr>
                <w:sz w:val="16"/>
                <w:szCs w:val="16"/>
              </w:rPr>
              <w:t>Δ</w:t>
            </w:r>
            <w:r>
              <w:rPr>
                <w:i/>
                <w:sz w:val="16"/>
                <w:szCs w:val="16"/>
              </w:rPr>
              <w:t>F</w:t>
            </w:r>
            <w:r>
              <w:rPr>
                <w:sz w:val="16"/>
                <w:szCs w:val="16"/>
              </w:rPr>
              <w:t>/</w:t>
            </w:r>
            <w:r>
              <w:rPr>
                <w:i/>
                <w:sz w:val="16"/>
                <w:szCs w:val="16"/>
              </w:rPr>
              <w:t>F</w:t>
            </w:r>
            <w:r>
              <w:rPr>
                <w:sz w:val="16"/>
                <w:szCs w:val="16"/>
              </w:rPr>
              <w:t xml:space="preserve"> signal processing</w:t>
            </w:r>
          </w:p>
        </w:tc>
      </w:tr>
      <w:tr w:rsidR="00EC2F93" w14:paraId="1D7EB7DF" w14:textId="77777777" w:rsidTr="00E15573">
        <w:trPr>
          <w:trHeight w:val="20"/>
        </w:trPr>
        <w:tc>
          <w:tcPr>
            <w:tcW w:w="2520" w:type="dxa"/>
            <w:shd w:val="clear" w:color="auto" w:fill="auto"/>
            <w:tcMar>
              <w:top w:w="100" w:type="dxa"/>
              <w:left w:w="100" w:type="dxa"/>
              <w:bottom w:w="100" w:type="dxa"/>
              <w:right w:w="100" w:type="dxa"/>
            </w:tcMar>
            <w:vAlign w:val="center"/>
          </w:tcPr>
          <w:p w14:paraId="2A9F7045" w14:textId="77777777" w:rsidR="00EC2F93" w:rsidRDefault="00C42B9E" w:rsidP="00E15573">
            <w:pPr>
              <w:widowControl w:val="0"/>
              <w:spacing w:before="0" w:after="0" w:line="240" w:lineRule="auto"/>
              <w:jc w:val="left"/>
              <w:rPr>
                <w:sz w:val="16"/>
                <w:szCs w:val="16"/>
              </w:rPr>
            </w:pPr>
            <w:r>
              <w:rPr>
                <w:sz w:val="16"/>
                <w:szCs w:val="16"/>
              </w:rPr>
              <w:t>OpenCV (python binding)</w:t>
            </w:r>
          </w:p>
        </w:tc>
        <w:tc>
          <w:tcPr>
            <w:tcW w:w="1050" w:type="dxa"/>
            <w:shd w:val="clear" w:color="auto" w:fill="auto"/>
            <w:tcMar>
              <w:top w:w="100" w:type="dxa"/>
              <w:left w:w="100" w:type="dxa"/>
              <w:bottom w:w="100" w:type="dxa"/>
              <w:right w:w="100" w:type="dxa"/>
            </w:tcMar>
            <w:vAlign w:val="center"/>
          </w:tcPr>
          <w:p w14:paraId="41A2D55E" w14:textId="77777777" w:rsidR="00EC2F93" w:rsidRDefault="00C42B9E" w:rsidP="00E15573">
            <w:pPr>
              <w:widowControl w:val="0"/>
              <w:spacing w:before="0" w:after="0" w:line="240" w:lineRule="auto"/>
              <w:jc w:val="left"/>
              <w:rPr>
                <w:sz w:val="16"/>
                <w:szCs w:val="16"/>
              </w:rPr>
            </w:pPr>
            <w:r>
              <w:rPr>
                <w:sz w:val="16"/>
                <w:szCs w:val="16"/>
              </w:rPr>
              <w:t>4.10.0</w:t>
            </w:r>
          </w:p>
        </w:tc>
        <w:tc>
          <w:tcPr>
            <w:tcW w:w="5790" w:type="dxa"/>
            <w:shd w:val="clear" w:color="auto" w:fill="auto"/>
            <w:tcMar>
              <w:top w:w="100" w:type="dxa"/>
              <w:left w:w="100" w:type="dxa"/>
              <w:bottom w:w="100" w:type="dxa"/>
              <w:right w:w="100" w:type="dxa"/>
            </w:tcMar>
            <w:vAlign w:val="center"/>
          </w:tcPr>
          <w:p w14:paraId="1EE049DF" w14:textId="77777777" w:rsidR="00EC2F93" w:rsidRDefault="00C42B9E" w:rsidP="00E15573">
            <w:pPr>
              <w:widowControl w:val="0"/>
              <w:spacing w:before="0" w:after="0" w:line="240" w:lineRule="auto"/>
              <w:jc w:val="left"/>
              <w:rPr>
                <w:sz w:val="16"/>
                <w:szCs w:val="16"/>
              </w:rPr>
            </w:pPr>
            <w:r>
              <w:rPr>
                <w:sz w:val="16"/>
                <w:szCs w:val="16"/>
              </w:rPr>
              <w:t>Image processing</w:t>
            </w:r>
          </w:p>
        </w:tc>
      </w:tr>
      <w:tr w:rsidR="00EC2F93" w14:paraId="1983E71E" w14:textId="77777777" w:rsidTr="00E15573">
        <w:trPr>
          <w:trHeight w:val="20"/>
        </w:trPr>
        <w:tc>
          <w:tcPr>
            <w:tcW w:w="2520" w:type="dxa"/>
            <w:shd w:val="clear" w:color="auto" w:fill="auto"/>
            <w:tcMar>
              <w:top w:w="100" w:type="dxa"/>
              <w:left w:w="100" w:type="dxa"/>
              <w:bottom w:w="100" w:type="dxa"/>
              <w:right w:w="100" w:type="dxa"/>
            </w:tcMar>
            <w:vAlign w:val="center"/>
          </w:tcPr>
          <w:p w14:paraId="2160A0E8" w14:textId="77777777" w:rsidR="00EC2F93" w:rsidRDefault="00C42B9E" w:rsidP="00E15573">
            <w:pPr>
              <w:widowControl w:val="0"/>
              <w:spacing w:before="0" w:after="0" w:line="240" w:lineRule="auto"/>
              <w:jc w:val="left"/>
              <w:rPr>
                <w:sz w:val="16"/>
                <w:szCs w:val="16"/>
              </w:rPr>
            </w:pPr>
            <w:r>
              <w:rPr>
                <w:sz w:val="16"/>
                <w:szCs w:val="16"/>
              </w:rPr>
              <w:t>Pandas</w:t>
            </w:r>
          </w:p>
        </w:tc>
        <w:tc>
          <w:tcPr>
            <w:tcW w:w="1050" w:type="dxa"/>
            <w:shd w:val="clear" w:color="auto" w:fill="auto"/>
            <w:tcMar>
              <w:top w:w="100" w:type="dxa"/>
              <w:left w:w="100" w:type="dxa"/>
              <w:bottom w:w="100" w:type="dxa"/>
              <w:right w:w="100" w:type="dxa"/>
            </w:tcMar>
            <w:vAlign w:val="center"/>
          </w:tcPr>
          <w:p w14:paraId="1309B548" w14:textId="77777777" w:rsidR="00EC2F93" w:rsidRDefault="00C42B9E" w:rsidP="00E15573">
            <w:pPr>
              <w:widowControl w:val="0"/>
              <w:spacing w:before="0" w:after="0" w:line="240" w:lineRule="auto"/>
              <w:jc w:val="left"/>
              <w:rPr>
                <w:sz w:val="16"/>
                <w:szCs w:val="16"/>
              </w:rPr>
            </w:pPr>
            <w:r>
              <w:rPr>
                <w:sz w:val="16"/>
                <w:szCs w:val="16"/>
              </w:rPr>
              <w:t>2.2.2</w:t>
            </w:r>
          </w:p>
        </w:tc>
        <w:tc>
          <w:tcPr>
            <w:tcW w:w="5790" w:type="dxa"/>
            <w:shd w:val="clear" w:color="auto" w:fill="auto"/>
            <w:tcMar>
              <w:top w:w="100" w:type="dxa"/>
              <w:left w:w="100" w:type="dxa"/>
              <w:bottom w:w="100" w:type="dxa"/>
              <w:right w:w="100" w:type="dxa"/>
            </w:tcMar>
            <w:vAlign w:val="center"/>
          </w:tcPr>
          <w:p w14:paraId="767C4C31" w14:textId="77777777" w:rsidR="00EC2F93" w:rsidRDefault="00C42B9E" w:rsidP="00E15573">
            <w:pPr>
              <w:widowControl w:val="0"/>
              <w:spacing w:before="0" w:after="0" w:line="240" w:lineRule="auto"/>
              <w:jc w:val="left"/>
              <w:rPr>
                <w:sz w:val="16"/>
                <w:szCs w:val="16"/>
              </w:rPr>
            </w:pPr>
            <w:r>
              <w:rPr>
                <w:sz w:val="16"/>
                <w:szCs w:val="16"/>
              </w:rPr>
              <w:t>Data storage</w:t>
            </w:r>
          </w:p>
        </w:tc>
      </w:tr>
      <w:tr w:rsidR="00EC2F93" w14:paraId="341C46FE" w14:textId="77777777" w:rsidTr="00E15573">
        <w:trPr>
          <w:trHeight w:val="20"/>
        </w:trPr>
        <w:tc>
          <w:tcPr>
            <w:tcW w:w="2520" w:type="dxa"/>
            <w:shd w:val="clear" w:color="auto" w:fill="auto"/>
            <w:tcMar>
              <w:top w:w="100" w:type="dxa"/>
              <w:left w:w="100" w:type="dxa"/>
              <w:bottom w:w="100" w:type="dxa"/>
              <w:right w:w="100" w:type="dxa"/>
            </w:tcMar>
            <w:vAlign w:val="center"/>
          </w:tcPr>
          <w:p w14:paraId="7446325A" w14:textId="77777777" w:rsidR="00EC2F93" w:rsidRDefault="00C42B9E" w:rsidP="00E15573">
            <w:pPr>
              <w:widowControl w:val="0"/>
              <w:spacing w:before="0" w:after="0" w:line="240" w:lineRule="auto"/>
              <w:jc w:val="left"/>
              <w:rPr>
                <w:sz w:val="16"/>
                <w:szCs w:val="16"/>
              </w:rPr>
            </w:pPr>
            <w:r>
              <w:rPr>
                <w:sz w:val="16"/>
                <w:szCs w:val="16"/>
              </w:rPr>
              <w:t>h5py</w:t>
            </w:r>
          </w:p>
        </w:tc>
        <w:tc>
          <w:tcPr>
            <w:tcW w:w="1050" w:type="dxa"/>
            <w:shd w:val="clear" w:color="auto" w:fill="auto"/>
            <w:tcMar>
              <w:top w:w="100" w:type="dxa"/>
              <w:left w:w="100" w:type="dxa"/>
              <w:bottom w:w="100" w:type="dxa"/>
              <w:right w:w="100" w:type="dxa"/>
            </w:tcMar>
            <w:vAlign w:val="center"/>
          </w:tcPr>
          <w:p w14:paraId="44069956" w14:textId="77777777" w:rsidR="00EC2F93" w:rsidRDefault="00C42B9E" w:rsidP="00E15573">
            <w:pPr>
              <w:widowControl w:val="0"/>
              <w:spacing w:before="0" w:after="0" w:line="240" w:lineRule="auto"/>
              <w:jc w:val="left"/>
              <w:rPr>
                <w:sz w:val="16"/>
                <w:szCs w:val="16"/>
              </w:rPr>
            </w:pPr>
            <w:r>
              <w:rPr>
                <w:sz w:val="16"/>
                <w:szCs w:val="16"/>
              </w:rPr>
              <w:t>3.11.0</w:t>
            </w:r>
          </w:p>
        </w:tc>
        <w:tc>
          <w:tcPr>
            <w:tcW w:w="5790" w:type="dxa"/>
            <w:shd w:val="clear" w:color="auto" w:fill="auto"/>
            <w:tcMar>
              <w:top w:w="100" w:type="dxa"/>
              <w:left w:w="100" w:type="dxa"/>
              <w:bottom w:w="100" w:type="dxa"/>
              <w:right w:w="100" w:type="dxa"/>
            </w:tcMar>
            <w:vAlign w:val="center"/>
          </w:tcPr>
          <w:p w14:paraId="4C354EC9" w14:textId="77777777" w:rsidR="00EC2F93" w:rsidRDefault="00C42B9E" w:rsidP="00E15573">
            <w:pPr>
              <w:widowControl w:val="0"/>
              <w:spacing w:before="0" w:after="0" w:line="240" w:lineRule="auto"/>
              <w:jc w:val="left"/>
              <w:rPr>
                <w:sz w:val="16"/>
                <w:szCs w:val="16"/>
              </w:rPr>
            </w:pPr>
            <w:r>
              <w:rPr>
                <w:sz w:val="16"/>
                <w:szCs w:val="16"/>
              </w:rPr>
              <w:t>Data storage</w:t>
            </w:r>
          </w:p>
        </w:tc>
      </w:tr>
      <w:tr w:rsidR="00EC2F93" w14:paraId="40B2DE90" w14:textId="77777777" w:rsidTr="00E15573">
        <w:trPr>
          <w:trHeight w:val="20"/>
        </w:trPr>
        <w:tc>
          <w:tcPr>
            <w:tcW w:w="2520" w:type="dxa"/>
            <w:shd w:val="clear" w:color="auto" w:fill="auto"/>
            <w:tcMar>
              <w:top w:w="100" w:type="dxa"/>
              <w:left w:w="100" w:type="dxa"/>
              <w:bottom w:w="100" w:type="dxa"/>
              <w:right w:w="100" w:type="dxa"/>
            </w:tcMar>
            <w:vAlign w:val="center"/>
          </w:tcPr>
          <w:p w14:paraId="3BDC4D2C" w14:textId="77777777" w:rsidR="00EC2F93" w:rsidRDefault="00C42B9E" w:rsidP="00E15573">
            <w:pPr>
              <w:widowControl w:val="0"/>
              <w:spacing w:before="0" w:after="0" w:line="240" w:lineRule="auto"/>
              <w:jc w:val="left"/>
              <w:rPr>
                <w:sz w:val="16"/>
                <w:szCs w:val="16"/>
              </w:rPr>
            </w:pPr>
            <w:r>
              <w:rPr>
                <w:sz w:val="16"/>
                <w:szCs w:val="16"/>
              </w:rPr>
              <w:t>imageio</w:t>
            </w:r>
          </w:p>
        </w:tc>
        <w:tc>
          <w:tcPr>
            <w:tcW w:w="1050" w:type="dxa"/>
            <w:shd w:val="clear" w:color="auto" w:fill="auto"/>
            <w:tcMar>
              <w:top w:w="100" w:type="dxa"/>
              <w:left w:w="100" w:type="dxa"/>
              <w:bottom w:w="100" w:type="dxa"/>
              <w:right w:w="100" w:type="dxa"/>
            </w:tcMar>
            <w:vAlign w:val="center"/>
          </w:tcPr>
          <w:p w14:paraId="0D897518" w14:textId="77777777" w:rsidR="00EC2F93" w:rsidRDefault="00C42B9E" w:rsidP="00E15573">
            <w:pPr>
              <w:widowControl w:val="0"/>
              <w:spacing w:before="0" w:after="0" w:line="240" w:lineRule="auto"/>
              <w:jc w:val="left"/>
              <w:rPr>
                <w:sz w:val="16"/>
                <w:szCs w:val="16"/>
              </w:rPr>
            </w:pPr>
            <w:r>
              <w:rPr>
                <w:sz w:val="16"/>
                <w:szCs w:val="16"/>
              </w:rPr>
              <w:t>2.34.2</w:t>
            </w:r>
          </w:p>
        </w:tc>
        <w:tc>
          <w:tcPr>
            <w:tcW w:w="5790" w:type="dxa"/>
            <w:shd w:val="clear" w:color="auto" w:fill="auto"/>
            <w:tcMar>
              <w:top w:w="100" w:type="dxa"/>
              <w:left w:w="100" w:type="dxa"/>
              <w:bottom w:w="100" w:type="dxa"/>
              <w:right w:w="100" w:type="dxa"/>
            </w:tcMar>
            <w:vAlign w:val="center"/>
          </w:tcPr>
          <w:p w14:paraId="6D5DC09B" w14:textId="77777777" w:rsidR="00EC2F93" w:rsidRDefault="00C42B9E" w:rsidP="00E15573">
            <w:pPr>
              <w:widowControl w:val="0"/>
              <w:spacing w:before="0" w:after="0" w:line="240" w:lineRule="auto"/>
              <w:jc w:val="left"/>
              <w:rPr>
                <w:sz w:val="16"/>
                <w:szCs w:val="16"/>
              </w:rPr>
            </w:pPr>
            <w:r>
              <w:rPr>
                <w:sz w:val="16"/>
                <w:szCs w:val="16"/>
              </w:rPr>
              <w:t>Reading from and writing to images</w:t>
            </w:r>
          </w:p>
        </w:tc>
      </w:tr>
      <w:tr w:rsidR="00EC2F93" w14:paraId="2D5C5C6B" w14:textId="77777777" w:rsidTr="00E15573">
        <w:trPr>
          <w:trHeight w:val="20"/>
        </w:trPr>
        <w:tc>
          <w:tcPr>
            <w:tcW w:w="2520" w:type="dxa"/>
            <w:shd w:val="clear" w:color="auto" w:fill="auto"/>
            <w:tcMar>
              <w:top w:w="100" w:type="dxa"/>
              <w:left w:w="100" w:type="dxa"/>
              <w:bottom w:w="100" w:type="dxa"/>
              <w:right w:w="100" w:type="dxa"/>
            </w:tcMar>
            <w:vAlign w:val="center"/>
          </w:tcPr>
          <w:p w14:paraId="291115A7" w14:textId="77777777" w:rsidR="00EC2F93" w:rsidRDefault="00C42B9E" w:rsidP="00E15573">
            <w:pPr>
              <w:widowControl w:val="0"/>
              <w:spacing w:before="0" w:after="0" w:line="240" w:lineRule="auto"/>
              <w:jc w:val="left"/>
              <w:rPr>
                <w:sz w:val="16"/>
                <w:szCs w:val="16"/>
              </w:rPr>
            </w:pPr>
            <w:r>
              <w:rPr>
                <w:sz w:val="16"/>
                <w:szCs w:val="16"/>
              </w:rPr>
              <w:t>Tensorflow</w:t>
            </w:r>
          </w:p>
        </w:tc>
        <w:tc>
          <w:tcPr>
            <w:tcW w:w="1050" w:type="dxa"/>
            <w:shd w:val="clear" w:color="auto" w:fill="auto"/>
            <w:tcMar>
              <w:top w:w="100" w:type="dxa"/>
              <w:left w:w="100" w:type="dxa"/>
              <w:bottom w:w="100" w:type="dxa"/>
              <w:right w:w="100" w:type="dxa"/>
            </w:tcMar>
            <w:vAlign w:val="center"/>
          </w:tcPr>
          <w:p w14:paraId="0F786B42" w14:textId="77777777" w:rsidR="00EC2F93" w:rsidRDefault="00C42B9E" w:rsidP="00E15573">
            <w:pPr>
              <w:widowControl w:val="0"/>
              <w:spacing w:before="0" w:after="0" w:line="240" w:lineRule="auto"/>
              <w:jc w:val="left"/>
              <w:rPr>
                <w:sz w:val="16"/>
                <w:szCs w:val="16"/>
              </w:rPr>
            </w:pPr>
            <w:r>
              <w:rPr>
                <w:sz w:val="16"/>
                <w:szCs w:val="16"/>
              </w:rPr>
              <w:t>2.12.1</w:t>
            </w:r>
          </w:p>
        </w:tc>
        <w:tc>
          <w:tcPr>
            <w:tcW w:w="5790" w:type="dxa"/>
            <w:shd w:val="clear" w:color="auto" w:fill="auto"/>
            <w:tcMar>
              <w:top w:w="100" w:type="dxa"/>
              <w:left w:w="100" w:type="dxa"/>
              <w:bottom w:w="100" w:type="dxa"/>
              <w:right w:w="100" w:type="dxa"/>
            </w:tcMar>
            <w:vAlign w:val="center"/>
          </w:tcPr>
          <w:p w14:paraId="19B77050" w14:textId="77777777" w:rsidR="00EC2F93" w:rsidRDefault="00C42B9E" w:rsidP="00E15573">
            <w:pPr>
              <w:widowControl w:val="0"/>
              <w:spacing w:before="0" w:after="0" w:line="240" w:lineRule="auto"/>
              <w:jc w:val="left"/>
              <w:rPr>
                <w:sz w:val="16"/>
                <w:szCs w:val="16"/>
              </w:rPr>
            </w:pPr>
            <w:r>
              <w:rPr>
                <w:sz w:val="16"/>
                <w:szCs w:val="16"/>
              </w:rPr>
              <w:t>Training and running of deep neural networks</w:t>
            </w:r>
          </w:p>
        </w:tc>
      </w:tr>
      <w:tr w:rsidR="00EC2F93" w14:paraId="2D486012" w14:textId="77777777" w:rsidTr="00E15573">
        <w:trPr>
          <w:trHeight w:val="20"/>
        </w:trPr>
        <w:tc>
          <w:tcPr>
            <w:tcW w:w="2520" w:type="dxa"/>
            <w:shd w:val="clear" w:color="auto" w:fill="auto"/>
            <w:tcMar>
              <w:top w:w="100" w:type="dxa"/>
              <w:left w:w="100" w:type="dxa"/>
              <w:bottom w:w="100" w:type="dxa"/>
              <w:right w:w="100" w:type="dxa"/>
            </w:tcMar>
            <w:vAlign w:val="center"/>
          </w:tcPr>
          <w:p w14:paraId="4B5246EB" w14:textId="77777777" w:rsidR="00EC2F93" w:rsidRDefault="00C42B9E" w:rsidP="00E15573">
            <w:pPr>
              <w:widowControl w:val="0"/>
              <w:spacing w:before="0" w:after="0" w:line="240" w:lineRule="auto"/>
              <w:jc w:val="left"/>
              <w:rPr>
                <w:sz w:val="16"/>
                <w:szCs w:val="16"/>
              </w:rPr>
            </w:pPr>
            <w:r>
              <w:rPr>
                <w:sz w:val="16"/>
                <w:szCs w:val="16"/>
              </w:rPr>
              <w:t>DeepLabCut</w:t>
            </w:r>
          </w:p>
        </w:tc>
        <w:tc>
          <w:tcPr>
            <w:tcW w:w="1050" w:type="dxa"/>
            <w:shd w:val="clear" w:color="auto" w:fill="auto"/>
            <w:tcMar>
              <w:top w:w="100" w:type="dxa"/>
              <w:left w:w="100" w:type="dxa"/>
              <w:bottom w:w="100" w:type="dxa"/>
              <w:right w:w="100" w:type="dxa"/>
            </w:tcMar>
            <w:vAlign w:val="center"/>
          </w:tcPr>
          <w:p w14:paraId="2E777B3E" w14:textId="77777777" w:rsidR="00EC2F93" w:rsidRDefault="00C42B9E" w:rsidP="00E15573">
            <w:pPr>
              <w:widowControl w:val="0"/>
              <w:spacing w:before="0" w:after="0" w:line="240" w:lineRule="auto"/>
              <w:jc w:val="left"/>
              <w:rPr>
                <w:sz w:val="16"/>
                <w:szCs w:val="16"/>
              </w:rPr>
            </w:pPr>
            <w:r>
              <w:rPr>
                <w:sz w:val="16"/>
                <w:szCs w:val="16"/>
              </w:rPr>
              <w:t>2.3.10</w:t>
            </w:r>
          </w:p>
        </w:tc>
        <w:tc>
          <w:tcPr>
            <w:tcW w:w="5790" w:type="dxa"/>
            <w:shd w:val="clear" w:color="auto" w:fill="auto"/>
            <w:tcMar>
              <w:top w:w="100" w:type="dxa"/>
              <w:left w:w="100" w:type="dxa"/>
              <w:bottom w:w="100" w:type="dxa"/>
              <w:right w:w="100" w:type="dxa"/>
            </w:tcMar>
            <w:vAlign w:val="center"/>
          </w:tcPr>
          <w:p w14:paraId="38BFB325" w14:textId="77777777" w:rsidR="00EC2F93" w:rsidRDefault="00C42B9E" w:rsidP="00E15573">
            <w:pPr>
              <w:widowControl w:val="0"/>
              <w:spacing w:before="0" w:after="0" w:line="240" w:lineRule="auto"/>
              <w:jc w:val="left"/>
              <w:rPr>
                <w:sz w:val="16"/>
                <w:szCs w:val="16"/>
              </w:rPr>
            </w:pPr>
            <w:r>
              <w:rPr>
                <w:sz w:val="16"/>
                <w:szCs w:val="16"/>
              </w:rPr>
              <w:t>Keypoint estimation from behavior videos</w:t>
            </w:r>
          </w:p>
        </w:tc>
      </w:tr>
      <w:tr w:rsidR="00EC2F93" w14:paraId="709C8C55" w14:textId="77777777" w:rsidTr="00E15573">
        <w:trPr>
          <w:trHeight w:val="20"/>
        </w:trPr>
        <w:tc>
          <w:tcPr>
            <w:tcW w:w="2520" w:type="dxa"/>
            <w:shd w:val="clear" w:color="auto" w:fill="auto"/>
            <w:tcMar>
              <w:top w:w="100" w:type="dxa"/>
              <w:left w:w="100" w:type="dxa"/>
              <w:bottom w:w="100" w:type="dxa"/>
              <w:right w:w="100" w:type="dxa"/>
            </w:tcMar>
            <w:vAlign w:val="center"/>
          </w:tcPr>
          <w:p w14:paraId="4C9A4CE8" w14:textId="77777777" w:rsidR="00EC2F93" w:rsidRDefault="00C42B9E" w:rsidP="00E15573">
            <w:pPr>
              <w:widowControl w:val="0"/>
              <w:spacing w:before="0" w:after="0" w:line="240" w:lineRule="auto"/>
              <w:jc w:val="left"/>
              <w:rPr>
                <w:sz w:val="16"/>
                <w:szCs w:val="16"/>
              </w:rPr>
            </w:pPr>
            <w:r>
              <w:rPr>
                <w:sz w:val="16"/>
                <w:szCs w:val="16"/>
              </w:rPr>
              <w:t>imgaug</w:t>
            </w:r>
          </w:p>
        </w:tc>
        <w:tc>
          <w:tcPr>
            <w:tcW w:w="1050" w:type="dxa"/>
            <w:shd w:val="clear" w:color="auto" w:fill="auto"/>
            <w:tcMar>
              <w:top w:w="100" w:type="dxa"/>
              <w:left w:w="100" w:type="dxa"/>
              <w:bottom w:w="100" w:type="dxa"/>
              <w:right w:w="100" w:type="dxa"/>
            </w:tcMar>
            <w:vAlign w:val="center"/>
          </w:tcPr>
          <w:p w14:paraId="56854D3A" w14:textId="77777777" w:rsidR="00EC2F93" w:rsidRDefault="00C42B9E" w:rsidP="00E15573">
            <w:pPr>
              <w:widowControl w:val="0"/>
              <w:spacing w:before="0" w:after="0" w:line="240" w:lineRule="auto"/>
              <w:jc w:val="left"/>
              <w:rPr>
                <w:sz w:val="16"/>
                <w:szCs w:val="16"/>
              </w:rPr>
            </w:pPr>
            <w:r>
              <w:rPr>
                <w:sz w:val="16"/>
                <w:szCs w:val="16"/>
              </w:rPr>
              <w:t>0.4.0</w:t>
            </w:r>
          </w:p>
        </w:tc>
        <w:tc>
          <w:tcPr>
            <w:tcW w:w="5790" w:type="dxa"/>
            <w:shd w:val="clear" w:color="auto" w:fill="auto"/>
            <w:tcMar>
              <w:top w:w="100" w:type="dxa"/>
              <w:left w:w="100" w:type="dxa"/>
              <w:bottom w:w="100" w:type="dxa"/>
              <w:right w:w="100" w:type="dxa"/>
            </w:tcMar>
            <w:vAlign w:val="center"/>
          </w:tcPr>
          <w:p w14:paraId="52F087F4" w14:textId="77777777" w:rsidR="00EC2F93" w:rsidRDefault="00C42B9E" w:rsidP="00E15573">
            <w:pPr>
              <w:widowControl w:val="0"/>
              <w:spacing w:before="0" w:after="0" w:line="240" w:lineRule="auto"/>
              <w:jc w:val="left"/>
              <w:rPr>
                <w:sz w:val="16"/>
                <w:szCs w:val="16"/>
              </w:rPr>
            </w:pPr>
            <w:r>
              <w:rPr>
                <w:sz w:val="16"/>
                <w:szCs w:val="16"/>
              </w:rPr>
              <w:t>Data augmentation for training DeepLabCut models</w:t>
            </w:r>
          </w:p>
        </w:tc>
      </w:tr>
      <w:tr w:rsidR="00EC2F93" w14:paraId="4C1BB68D" w14:textId="77777777" w:rsidTr="00E15573">
        <w:trPr>
          <w:trHeight w:val="20"/>
        </w:trPr>
        <w:tc>
          <w:tcPr>
            <w:tcW w:w="2520" w:type="dxa"/>
            <w:shd w:val="clear" w:color="auto" w:fill="auto"/>
            <w:tcMar>
              <w:top w:w="100" w:type="dxa"/>
              <w:left w:w="100" w:type="dxa"/>
              <w:bottom w:w="100" w:type="dxa"/>
              <w:right w:w="100" w:type="dxa"/>
            </w:tcMar>
            <w:vAlign w:val="center"/>
          </w:tcPr>
          <w:p w14:paraId="40C079E9" w14:textId="77777777" w:rsidR="00EC2F93" w:rsidRDefault="00C42B9E" w:rsidP="00E15573">
            <w:pPr>
              <w:widowControl w:val="0"/>
              <w:spacing w:before="0" w:after="0" w:line="240" w:lineRule="auto"/>
              <w:jc w:val="left"/>
              <w:rPr>
                <w:sz w:val="16"/>
                <w:szCs w:val="16"/>
              </w:rPr>
            </w:pPr>
            <w:r>
              <w:rPr>
                <w:sz w:val="16"/>
                <w:szCs w:val="16"/>
              </w:rPr>
              <w:t>ks-pupilfitting(*)</w:t>
            </w:r>
          </w:p>
        </w:tc>
        <w:tc>
          <w:tcPr>
            <w:tcW w:w="1050" w:type="dxa"/>
            <w:shd w:val="clear" w:color="auto" w:fill="auto"/>
            <w:tcMar>
              <w:top w:w="100" w:type="dxa"/>
              <w:left w:w="100" w:type="dxa"/>
              <w:bottom w:w="100" w:type="dxa"/>
              <w:right w:w="100" w:type="dxa"/>
            </w:tcMar>
            <w:vAlign w:val="center"/>
          </w:tcPr>
          <w:p w14:paraId="3311C22D" w14:textId="77777777" w:rsidR="00EC2F93" w:rsidRDefault="00C42B9E" w:rsidP="00E15573">
            <w:pPr>
              <w:widowControl w:val="0"/>
              <w:spacing w:before="0" w:after="0" w:line="240" w:lineRule="auto"/>
              <w:jc w:val="left"/>
              <w:rPr>
                <w:sz w:val="16"/>
                <w:szCs w:val="16"/>
              </w:rPr>
            </w:pPr>
            <w:r>
              <w:rPr>
                <w:sz w:val="16"/>
                <w:szCs w:val="16"/>
              </w:rPr>
              <w:t>0.1.2</w:t>
            </w:r>
          </w:p>
        </w:tc>
        <w:tc>
          <w:tcPr>
            <w:tcW w:w="5790" w:type="dxa"/>
            <w:shd w:val="clear" w:color="auto" w:fill="auto"/>
            <w:tcMar>
              <w:top w:w="100" w:type="dxa"/>
              <w:left w:w="100" w:type="dxa"/>
              <w:bottom w:w="100" w:type="dxa"/>
              <w:right w:w="100" w:type="dxa"/>
            </w:tcMar>
            <w:vAlign w:val="center"/>
          </w:tcPr>
          <w:p w14:paraId="4B530CB7" w14:textId="77777777" w:rsidR="00EC2F93" w:rsidRDefault="00C42B9E" w:rsidP="00E15573">
            <w:pPr>
              <w:widowControl w:val="0"/>
              <w:spacing w:before="0" w:after="0" w:line="240" w:lineRule="auto"/>
              <w:jc w:val="left"/>
              <w:rPr>
                <w:sz w:val="16"/>
                <w:szCs w:val="16"/>
              </w:rPr>
            </w:pPr>
            <w:r>
              <w:rPr>
                <w:sz w:val="16"/>
                <w:szCs w:val="16"/>
              </w:rPr>
              <w:t>Pupil tracking based on the results of DeepLabCut inference</w:t>
            </w:r>
          </w:p>
        </w:tc>
      </w:tr>
      <w:tr w:rsidR="00EC2F93" w14:paraId="0215F747" w14:textId="77777777" w:rsidTr="00E15573">
        <w:trPr>
          <w:trHeight w:val="20"/>
        </w:trPr>
        <w:tc>
          <w:tcPr>
            <w:tcW w:w="2520" w:type="dxa"/>
            <w:shd w:val="clear" w:color="auto" w:fill="auto"/>
            <w:tcMar>
              <w:top w:w="100" w:type="dxa"/>
              <w:left w:w="100" w:type="dxa"/>
              <w:bottom w:w="100" w:type="dxa"/>
              <w:right w:w="100" w:type="dxa"/>
            </w:tcMar>
            <w:vAlign w:val="center"/>
          </w:tcPr>
          <w:p w14:paraId="5E37128B" w14:textId="77777777" w:rsidR="00EC2F93" w:rsidRDefault="00C42B9E" w:rsidP="00E15573">
            <w:pPr>
              <w:widowControl w:val="0"/>
              <w:spacing w:before="0" w:after="0" w:line="240" w:lineRule="auto"/>
              <w:jc w:val="left"/>
              <w:rPr>
                <w:sz w:val="16"/>
                <w:szCs w:val="16"/>
              </w:rPr>
            </w:pPr>
            <w:r>
              <w:rPr>
                <w:sz w:val="16"/>
                <w:szCs w:val="16"/>
              </w:rPr>
              <w:t>bdbc-atlas-registration(*)</w:t>
            </w:r>
          </w:p>
        </w:tc>
        <w:tc>
          <w:tcPr>
            <w:tcW w:w="1050" w:type="dxa"/>
            <w:shd w:val="clear" w:color="auto" w:fill="auto"/>
            <w:tcMar>
              <w:top w:w="100" w:type="dxa"/>
              <w:left w:w="100" w:type="dxa"/>
              <w:bottom w:w="100" w:type="dxa"/>
              <w:right w:w="100" w:type="dxa"/>
            </w:tcMar>
            <w:vAlign w:val="center"/>
          </w:tcPr>
          <w:p w14:paraId="01CF37BD" w14:textId="77777777" w:rsidR="00EC2F93" w:rsidRDefault="00C42B9E" w:rsidP="00E15573">
            <w:pPr>
              <w:widowControl w:val="0"/>
              <w:spacing w:before="0" w:after="0" w:line="240" w:lineRule="auto"/>
              <w:jc w:val="left"/>
              <w:rPr>
                <w:sz w:val="16"/>
                <w:szCs w:val="16"/>
              </w:rPr>
            </w:pPr>
            <w:r>
              <w:rPr>
                <w:sz w:val="16"/>
                <w:szCs w:val="16"/>
              </w:rPr>
              <w:t>0.2.0</w:t>
            </w:r>
          </w:p>
        </w:tc>
        <w:tc>
          <w:tcPr>
            <w:tcW w:w="5790" w:type="dxa"/>
            <w:shd w:val="clear" w:color="auto" w:fill="auto"/>
            <w:tcMar>
              <w:top w:w="100" w:type="dxa"/>
              <w:left w:w="100" w:type="dxa"/>
              <w:bottom w:w="100" w:type="dxa"/>
              <w:right w:w="100" w:type="dxa"/>
            </w:tcMar>
            <w:vAlign w:val="center"/>
          </w:tcPr>
          <w:p w14:paraId="059A0DF4" w14:textId="77777777" w:rsidR="00EC2F93" w:rsidRDefault="00C42B9E" w:rsidP="00E15573">
            <w:pPr>
              <w:widowControl w:val="0"/>
              <w:spacing w:before="0" w:after="0" w:line="240" w:lineRule="auto"/>
              <w:jc w:val="left"/>
              <w:rPr>
                <w:sz w:val="16"/>
                <w:szCs w:val="16"/>
              </w:rPr>
            </w:pPr>
            <w:r>
              <w:rPr>
                <w:sz w:val="16"/>
                <w:szCs w:val="16"/>
              </w:rPr>
              <w:t>Alignment of the reference atlas to calcium imaging data</w:t>
            </w:r>
          </w:p>
        </w:tc>
      </w:tr>
      <w:tr w:rsidR="00EC2F93" w14:paraId="526ADFEA" w14:textId="77777777" w:rsidTr="00E15573">
        <w:trPr>
          <w:trHeight w:val="20"/>
        </w:trPr>
        <w:tc>
          <w:tcPr>
            <w:tcW w:w="2520" w:type="dxa"/>
            <w:shd w:val="clear" w:color="auto" w:fill="auto"/>
            <w:tcMar>
              <w:top w:w="100" w:type="dxa"/>
              <w:left w:w="100" w:type="dxa"/>
              <w:bottom w:w="100" w:type="dxa"/>
              <w:right w:w="100" w:type="dxa"/>
            </w:tcMar>
            <w:vAlign w:val="center"/>
          </w:tcPr>
          <w:p w14:paraId="1FBC1AA7" w14:textId="77777777" w:rsidR="00EC2F93" w:rsidRDefault="00C42B9E" w:rsidP="00E15573">
            <w:pPr>
              <w:widowControl w:val="0"/>
              <w:spacing w:before="0" w:after="0" w:line="240" w:lineRule="auto"/>
              <w:jc w:val="left"/>
              <w:rPr>
                <w:sz w:val="16"/>
                <w:szCs w:val="16"/>
              </w:rPr>
            </w:pPr>
            <w:r>
              <w:rPr>
                <w:sz w:val="16"/>
                <w:szCs w:val="16"/>
              </w:rPr>
              <w:t>ks-mesoscaler(*)</w:t>
            </w:r>
          </w:p>
        </w:tc>
        <w:tc>
          <w:tcPr>
            <w:tcW w:w="1050" w:type="dxa"/>
            <w:shd w:val="clear" w:color="auto" w:fill="auto"/>
            <w:tcMar>
              <w:top w:w="100" w:type="dxa"/>
              <w:left w:w="100" w:type="dxa"/>
              <w:bottom w:w="100" w:type="dxa"/>
              <w:right w:w="100" w:type="dxa"/>
            </w:tcMar>
            <w:vAlign w:val="center"/>
          </w:tcPr>
          <w:p w14:paraId="0E574847" w14:textId="77777777" w:rsidR="00EC2F93" w:rsidRDefault="00C42B9E" w:rsidP="00E15573">
            <w:pPr>
              <w:widowControl w:val="0"/>
              <w:spacing w:before="0" w:after="0" w:line="240" w:lineRule="auto"/>
              <w:jc w:val="left"/>
              <w:rPr>
                <w:sz w:val="16"/>
                <w:szCs w:val="16"/>
              </w:rPr>
            </w:pPr>
            <w:r>
              <w:rPr>
                <w:sz w:val="16"/>
                <w:szCs w:val="16"/>
              </w:rPr>
              <w:t>0.1.0</w:t>
            </w:r>
          </w:p>
        </w:tc>
        <w:tc>
          <w:tcPr>
            <w:tcW w:w="5790" w:type="dxa"/>
            <w:shd w:val="clear" w:color="auto" w:fill="auto"/>
            <w:tcMar>
              <w:top w:w="100" w:type="dxa"/>
              <w:left w:w="100" w:type="dxa"/>
              <w:bottom w:w="100" w:type="dxa"/>
              <w:right w:w="100" w:type="dxa"/>
            </w:tcMar>
            <w:vAlign w:val="center"/>
          </w:tcPr>
          <w:p w14:paraId="457C7394" w14:textId="77777777" w:rsidR="00EC2F93" w:rsidRDefault="00C42B9E" w:rsidP="00E15573">
            <w:pPr>
              <w:widowControl w:val="0"/>
              <w:spacing w:before="0" w:after="0" w:line="240" w:lineRule="auto"/>
              <w:jc w:val="left"/>
              <w:rPr>
                <w:sz w:val="16"/>
                <w:szCs w:val="16"/>
              </w:rPr>
            </w:pPr>
            <w:r>
              <w:rPr>
                <w:sz w:val="16"/>
                <w:szCs w:val="16"/>
              </w:rPr>
              <w:t>Alignment of the reference atlas to calcium imaging data</w:t>
            </w:r>
          </w:p>
        </w:tc>
      </w:tr>
      <w:tr w:rsidR="00EC2F93" w14:paraId="06A9AE7C" w14:textId="77777777" w:rsidTr="00E15573">
        <w:trPr>
          <w:trHeight w:val="20"/>
        </w:trPr>
        <w:tc>
          <w:tcPr>
            <w:tcW w:w="2520" w:type="dxa"/>
            <w:shd w:val="clear" w:color="auto" w:fill="auto"/>
            <w:tcMar>
              <w:top w:w="100" w:type="dxa"/>
              <w:left w:w="100" w:type="dxa"/>
              <w:bottom w:w="100" w:type="dxa"/>
              <w:right w:w="100" w:type="dxa"/>
            </w:tcMar>
            <w:vAlign w:val="center"/>
          </w:tcPr>
          <w:p w14:paraId="691CE41B" w14:textId="77777777" w:rsidR="00EC2F93" w:rsidRDefault="00C42B9E" w:rsidP="00E15573">
            <w:pPr>
              <w:widowControl w:val="0"/>
              <w:spacing w:before="0" w:after="0" w:line="240" w:lineRule="auto"/>
              <w:jc w:val="left"/>
              <w:rPr>
                <w:sz w:val="16"/>
                <w:szCs w:val="16"/>
              </w:rPr>
            </w:pPr>
            <w:r>
              <w:rPr>
                <w:sz w:val="16"/>
                <w:szCs w:val="16"/>
              </w:rPr>
              <w:t>ks-affine-aligner(*)</w:t>
            </w:r>
          </w:p>
        </w:tc>
        <w:tc>
          <w:tcPr>
            <w:tcW w:w="1050" w:type="dxa"/>
            <w:shd w:val="clear" w:color="auto" w:fill="auto"/>
            <w:tcMar>
              <w:top w:w="100" w:type="dxa"/>
              <w:left w:w="100" w:type="dxa"/>
              <w:bottom w:w="100" w:type="dxa"/>
              <w:right w:w="100" w:type="dxa"/>
            </w:tcMar>
            <w:vAlign w:val="center"/>
          </w:tcPr>
          <w:p w14:paraId="1467C052" w14:textId="77777777" w:rsidR="00EC2F93" w:rsidRDefault="00C42B9E" w:rsidP="00E15573">
            <w:pPr>
              <w:widowControl w:val="0"/>
              <w:spacing w:before="0" w:after="0" w:line="240" w:lineRule="auto"/>
              <w:jc w:val="left"/>
              <w:rPr>
                <w:sz w:val="16"/>
                <w:szCs w:val="16"/>
              </w:rPr>
            </w:pPr>
            <w:r>
              <w:rPr>
                <w:sz w:val="16"/>
                <w:szCs w:val="16"/>
              </w:rPr>
              <w:t>0.1.0</w:t>
            </w:r>
          </w:p>
        </w:tc>
        <w:tc>
          <w:tcPr>
            <w:tcW w:w="5790" w:type="dxa"/>
            <w:shd w:val="clear" w:color="auto" w:fill="auto"/>
            <w:tcMar>
              <w:top w:w="100" w:type="dxa"/>
              <w:left w:w="100" w:type="dxa"/>
              <w:bottom w:w="100" w:type="dxa"/>
              <w:right w:w="100" w:type="dxa"/>
            </w:tcMar>
            <w:vAlign w:val="center"/>
          </w:tcPr>
          <w:p w14:paraId="6B49BB77" w14:textId="77777777" w:rsidR="00EC2F93" w:rsidRDefault="00C42B9E" w:rsidP="00E15573">
            <w:pPr>
              <w:widowControl w:val="0"/>
              <w:spacing w:before="0" w:after="0" w:line="240" w:lineRule="auto"/>
              <w:jc w:val="left"/>
              <w:rPr>
                <w:sz w:val="16"/>
                <w:szCs w:val="16"/>
              </w:rPr>
            </w:pPr>
            <w:r>
              <w:rPr>
                <w:sz w:val="16"/>
                <w:szCs w:val="16"/>
              </w:rPr>
              <w:t>Alignment of calcium imaging data across sessions of the same animal</w:t>
            </w:r>
          </w:p>
        </w:tc>
      </w:tr>
      <w:tr w:rsidR="00EC2F93" w14:paraId="7CD8779B" w14:textId="77777777" w:rsidTr="00E15573">
        <w:trPr>
          <w:trHeight w:val="20"/>
        </w:trPr>
        <w:tc>
          <w:tcPr>
            <w:tcW w:w="2520" w:type="dxa"/>
            <w:shd w:val="clear" w:color="auto" w:fill="auto"/>
            <w:tcMar>
              <w:top w:w="100" w:type="dxa"/>
              <w:left w:w="100" w:type="dxa"/>
              <w:bottom w:w="100" w:type="dxa"/>
              <w:right w:w="100" w:type="dxa"/>
            </w:tcMar>
            <w:vAlign w:val="center"/>
          </w:tcPr>
          <w:p w14:paraId="36976E0A" w14:textId="77777777" w:rsidR="00EC2F93" w:rsidRDefault="00C42B9E" w:rsidP="00E15573">
            <w:pPr>
              <w:widowControl w:val="0"/>
              <w:spacing w:before="0" w:after="0" w:line="240" w:lineRule="auto"/>
              <w:jc w:val="left"/>
              <w:rPr>
                <w:sz w:val="16"/>
                <w:szCs w:val="16"/>
              </w:rPr>
            </w:pPr>
            <w:r>
              <w:rPr>
                <w:sz w:val="16"/>
                <w:szCs w:val="16"/>
              </w:rPr>
              <w:t>ks-affine2d(*)</w:t>
            </w:r>
          </w:p>
        </w:tc>
        <w:tc>
          <w:tcPr>
            <w:tcW w:w="1050" w:type="dxa"/>
            <w:shd w:val="clear" w:color="auto" w:fill="auto"/>
            <w:tcMar>
              <w:top w:w="100" w:type="dxa"/>
              <w:left w:w="100" w:type="dxa"/>
              <w:bottom w:w="100" w:type="dxa"/>
              <w:right w:w="100" w:type="dxa"/>
            </w:tcMar>
            <w:vAlign w:val="center"/>
          </w:tcPr>
          <w:p w14:paraId="6A6548CD" w14:textId="77777777" w:rsidR="00EC2F93" w:rsidRDefault="00C42B9E" w:rsidP="00E15573">
            <w:pPr>
              <w:widowControl w:val="0"/>
              <w:spacing w:before="0" w:after="0" w:line="240" w:lineRule="auto"/>
              <w:jc w:val="left"/>
              <w:rPr>
                <w:sz w:val="16"/>
                <w:szCs w:val="16"/>
              </w:rPr>
            </w:pPr>
            <w:r>
              <w:rPr>
                <w:sz w:val="16"/>
                <w:szCs w:val="16"/>
              </w:rPr>
              <w:t>0.1.0</w:t>
            </w:r>
          </w:p>
        </w:tc>
        <w:tc>
          <w:tcPr>
            <w:tcW w:w="5790" w:type="dxa"/>
            <w:shd w:val="clear" w:color="auto" w:fill="auto"/>
            <w:tcMar>
              <w:top w:w="100" w:type="dxa"/>
              <w:left w:w="100" w:type="dxa"/>
              <w:bottom w:w="100" w:type="dxa"/>
              <w:right w:w="100" w:type="dxa"/>
            </w:tcMar>
            <w:vAlign w:val="center"/>
          </w:tcPr>
          <w:p w14:paraId="4AA6D223" w14:textId="77777777" w:rsidR="00EC2F93" w:rsidRDefault="00C42B9E" w:rsidP="00E15573">
            <w:pPr>
              <w:widowControl w:val="0"/>
              <w:spacing w:before="0" w:after="0" w:line="240" w:lineRule="auto"/>
              <w:jc w:val="left"/>
              <w:rPr>
                <w:sz w:val="16"/>
                <w:szCs w:val="16"/>
              </w:rPr>
            </w:pPr>
            <w:r>
              <w:rPr>
                <w:sz w:val="16"/>
                <w:szCs w:val="16"/>
              </w:rPr>
              <w:t>Procedures related to affine transformation</w:t>
            </w:r>
          </w:p>
        </w:tc>
      </w:tr>
      <w:tr w:rsidR="00EC2F93" w14:paraId="3A36B75B" w14:textId="77777777" w:rsidTr="00E15573">
        <w:trPr>
          <w:trHeight w:val="20"/>
        </w:trPr>
        <w:tc>
          <w:tcPr>
            <w:tcW w:w="2520" w:type="dxa"/>
            <w:shd w:val="clear" w:color="auto" w:fill="auto"/>
            <w:tcMar>
              <w:top w:w="100" w:type="dxa"/>
              <w:left w:w="100" w:type="dxa"/>
              <w:bottom w:w="100" w:type="dxa"/>
              <w:right w:w="100" w:type="dxa"/>
            </w:tcMar>
            <w:vAlign w:val="center"/>
          </w:tcPr>
          <w:p w14:paraId="17716EEC" w14:textId="77777777" w:rsidR="00EC2F93" w:rsidRDefault="00C42B9E" w:rsidP="00E15573">
            <w:pPr>
              <w:widowControl w:val="0"/>
              <w:spacing w:before="0" w:after="0" w:line="240" w:lineRule="auto"/>
              <w:jc w:val="left"/>
              <w:rPr>
                <w:sz w:val="16"/>
                <w:szCs w:val="16"/>
              </w:rPr>
            </w:pPr>
            <w:r>
              <w:rPr>
                <w:sz w:val="16"/>
                <w:szCs w:val="16"/>
              </w:rPr>
              <w:t>PyNWB</w:t>
            </w:r>
          </w:p>
        </w:tc>
        <w:tc>
          <w:tcPr>
            <w:tcW w:w="1050" w:type="dxa"/>
            <w:shd w:val="clear" w:color="auto" w:fill="auto"/>
            <w:tcMar>
              <w:top w:w="100" w:type="dxa"/>
              <w:left w:w="100" w:type="dxa"/>
              <w:bottom w:w="100" w:type="dxa"/>
              <w:right w:w="100" w:type="dxa"/>
            </w:tcMar>
            <w:vAlign w:val="center"/>
          </w:tcPr>
          <w:p w14:paraId="75B8FFB7" w14:textId="77777777" w:rsidR="00EC2F93" w:rsidRDefault="00C42B9E" w:rsidP="00E15573">
            <w:pPr>
              <w:widowControl w:val="0"/>
              <w:spacing w:before="0" w:after="0" w:line="240" w:lineRule="auto"/>
              <w:jc w:val="left"/>
              <w:rPr>
                <w:sz w:val="16"/>
                <w:szCs w:val="16"/>
              </w:rPr>
            </w:pPr>
            <w:r>
              <w:rPr>
                <w:sz w:val="16"/>
                <w:szCs w:val="16"/>
              </w:rPr>
              <w:t>2.8.1</w:t>
            </w:r>
          </w:p>
        </w:tc>
        <w:tc>
          <w:tcPr>
            <w:tcW w:w="5790" w:type="dxa"/>
            <w:shd w:val="clear" w:color="auto" w:fill="auto"/>
            <w:tcMar>
              <w:top w:w="100" w:type="dxa"/>
              <w:left w:w="100" w:type="dxa"/>
              <w:bottom w:w="100" w:type="dxa"/>
              <w:right w:w="100" w:type="dxa"/>
            </w:tcMar>
            <w:vAlign w:val="center"/>
          </w:tcPr>
          <w:p w14:paraId="55370138" w14:textId="77777777" w:rsidR="00EC2F93" w:rsidRDefault="00C42B9E" w:rsidP="00E15573">
            <w:pPr>
              <w:widowControl w:val="0"/>
              <w:spacing w:before="0" w:after="0" w:line="240" w:lineRule="auto"/>
              <w:jc w:val="left"/>
              <w:rPr>
                <w:sz w:val="16"/>
                <w:szCs w:val="16"/>
              </w:rPr>
            </w:pPr>
            <w:r>
              <w:rPr>
                <w:sz w:val="16"/>
                <w:szCs w:val="16"/>
              </w:rPr>
              <w:t>NWB file handling</w:t>
            </w:r>
          </w:p>
        </w:tc>
      </w:tr>
      <w:tr w:rsidR="00EC2F93" w14:paraId="40F53BD0" w14:textId="77777777" w:rsidTr="00E15573">
        <w:trPr>
          <w:trHeight w:val="20"/>
        </w:trPr>
        <w:tc>
          <w:tcPr>
            <w:tcW w:w="2520" w:type="dxa"/>
            <w:shd w:val="clear" w:color="auto" w:fill="auto"/>
            <w:tcMar>
              <w:top w:w="100" w:type="dxa"/>
              <w:left w:w="100" w:type="dxa"/>
              <w:bottom w:w="100" w:type="dxa"/>
              <w:right w:w="100" w:type="dxa"/>
            </w:tcMar>
            <w:vAlign w:val="center"/>
          </w:tcPr>
          <w:p w14:paraId="6024FB1E" w14:textId="77777777" w:rsidR="00EC2F93" w:rsidRDefault="00C42B9E" w:rsidP="00E15573">
            <w:pPr>
              <w:widowControl w:val="0"/>
              <w:spacing w:before="0" w:after="0" w:line="240" w:lineRule="auto"/>
              <w:jc w:val="left"/>
              <w:rPr>
                <w:sz w:val="16"/>
                <w:szCs w:val="16"/>
              </w:rPr>
            </w:pPr>
            <w:r>
              <w:rPr>
                <w:sz w:val="16"/>
                <w:szCs w:val="16"/>
              </w:rPr>
              <w:t>bdbc-nwb-packager(*)</w:t>
            </w:r>
          </w:p>
        </w:tc>
        <w:tc>
          <w:tcPr>
            <w:tcW w:w="1050" w:type="dxa"/>
            <w:shd w:val="clear" w:color="auto" w:fill="auto"/>
            <w:tcMar>
              <w:top w:w="100" w:type="dxa"/>
              <w:left w:w="100" w:type="dxa"/>
              <w:bottom w:w="100" w:type="dxa"/>
              <w:right w:w="100" w:type="dxa"/>
            </w:tcMar>
            <w:vAlign w:val="center"/>
          </w:tcPr>
          <w:p w14:paraId="05C29EAB" w14:textId="77777777" w:rsidR="00EC2F93" w:rsidRDefault="00C42B9E" w:rsidP="00E15573">
            <w:pPr>
              <w:widowControl w:val="0"/>
              <w:spacing w:before="0" w:after="0" w:line="240" w:lineRule="auto"/>
              <w:jc w:val="left"/>
              <w:rPr>
                <w:sz w:val="16"/>
                <w:szCs w:val="16"/>
              </w:rPr>
            </w:pPr>
            <w:r>
              <w:rPr>
                <w:sz w:val="16"/>
                <w:szCs w:val="16"/>
              </w:rPr>
              <w:t>0.5.1</w:t>
            </w:r>
          </w:p>
        </w:tc>
        <w:tc>
          <w:tcPr>
            <w:tcW w:w="5790" w:type="dxa"/>
            <w:shd w:val="clear" w:color="auto" w:fill="auto"/>
            <w:tcMar>
              <w:top w:w="100" w:type="dxa"/>
              <w:left w:w="100" w:type="dxa"/>
              <w:bottom w:w="100" w:type="dxa"/>
              <w:right w:w="100" w:type="dxa"/>
            </w:tcMar>
            <w:vAlign w:val="center"/>
          </w:tcPr>
          <w:p w14:paraId="164DC7C3" w14:textId="77777777" w:rsidR="00EC2F93" w:rsidRDefault="00C42B9E" w:rsidP="00E15573">
            <w:pPr>
              <w:widowControl w:val="0"/>
              <w:spacing w:before="0" w:after="0" w:line="240" w:lineRule="auto"/>
              <w:jc w:val="left"/>
              <w:rPr>
                <w:sz w:val="16"/>
                <w:szCs w:val="16"/>
              </w:rPr>
            </w:pPr>
            <w:r>
              <w:rPr>
                <w:sz w:val="16"/>
                <w:szCs w:val="16"/>
              </w:rPr>
              <w:t>Packaging data into NWB files</w:t>
            </w:r>
          </w:p>
        </w:tc>
      </w:tr>
    </w:tbl>
    <w:p w14:paraId="1B046857" w14:textId="7F65C331" w:rsidR="00EC2F93" w:rsidRDefault="00C42B9E">
      <w:pPr>
        <w:widowControl w:val="0"/>
        <w:spacing w:before="0" w:after="220" w:line="240" w:lineRule="auto"/>
        <w:jc w:val="left"/>
        <w:rPr>
          <w:b/>
          <w:sz w:val="24"/>
          <w:szCs w:val="24"/>
        </w:rPr>
      </w:pPr>
      <w:r>
        <w:rPr>
          <w:b/>
          <w:sz w:val="24"/>
          <w:szCs w:val="24"/>
        </w:rPr>
        <w:t>Table S1</w:t>
      </w:r>
      <w:r>
        <w:rPr>
          <w:sz w:val="24"/>
          <w:szCs w:val="24"/>
        </w:rPr>
        <w:t xml:space="preserve"> | Version and usage information of representative software and libraries. *These libraries are part of our code repository.</w:t>
      </w:r>
    </w:p>
    <w:p w14:paraId="132399EA" w14:textId="77777777" w:rsidR="00EC2F93" w:rsidRDefault="00C42B9E">
      <w:pPr>
        <w:rPr>
          <w:b/>
          <w:sz w:val="24"/>
          <w:szCs w:val="24"/>
        </w:rPr>
      </w:pPr>
      <w:r>
        <w:rPr>
          <w:b/>
          <w:noProof/>
          <w:sz w:val="24"/>
          <w:szCs w:val="24"/>
        </w:rPr>
        <w:lastRenderedPageBreak/>
        <w:drawing>
          <wp:inline distT="114300" distB="114300" distL="114300" distR="114300" wp14:anchorId="73FABCFD" wp14:editId="1CA4A027">
            <wp:extent cx="3086100" cy="4760091"/>
            <wp:effectExtent l="0" t="0" r="0" b="254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107342" cy="4792855"/>
                    </a:xfrm>
                    <a:prstGeom prst="rect">
                      <a:avLst/>
                    </a:prstGeom>
                    <a:ln/>
                  </pic:spPr>
                </pic:pic>
              </a:graphicData>
            </a:graphic>
          </wp:inline>
        </w:drawing>
      </w:r>
    </w:p>
    <w:p w14:paraId="57D46459" w14:textId="6A32DC16" w:rsidR="00EC2F93" w:rsidRDefault="00C42B9E">
      <w:pPr>
        <w:rPr>
          <w:sz w:val="24"/>
          <w:szCs w:val="24"/>
        </w:rPr>
      </w:pPr>
      <w:r>
        <w:rPr>
          <w:b/>
          <w:sz w:val="24"/>
          <w:szCs w:val="24"/>
        </w:rPr>
        <w:t xml:space="preserve">Figure S1 | </w:t>
      </w:r>
      <w:r>
        <w:rPr>
          <w:sz w:val="24"/>
          <w:szCs w:val="24"/>
        </w:rPr>
        <w:t xml:space="preserve">Behavioral performance in task training sessions. </w:t>
      </w:r>
      <w:r>
        <w:rPr>
          <w:b/>
          <w:sz w:val="24"/>
          <w:szCs w:val="24"/>
        </w:rPr>
        <w:t>a</w:t>
      </w:r>
      <w:r>
        <w:rPr>
          <w:sz w:val="24"/>
          <w:szCs w:val="24"/>
        </w:rPr>
        <w:t xml:space="preserve">, Four different </w:t>
      </w:r>
      <w:r w:rsidR="00104DF0">
        <w:rPr>
          <w:sz w:val="24"/>
          <w:szCs w:val="24"/>
        </w:rPr>
        <w:t xml:space="preserve">obtained </w:t>
      </w:r>
      <w:r>
        <w:rPr>
          <w:sz w:val="24"/>
          <w:szCs w:val="24"/>
        </w:rPr>
        <w:t xml:space="preserve">behavioral parameters are color-coded. </w:t>
      </w:r>
      <w:r>
        <w:rPr>
          <w:b/>
          <w:sz w:val="24"/>
          <w:szCs w:val="24"/>
        </w:rPr>
        <w:t>b</w:t>
      </w:r>
      <w:r>
        <w:rPr>
          <w:sz w:val="24"/>
          <w:szCs w:val="24"/>
        </w:rPr>
        <w:t>, The trial number</w:t>
      </w:r>
      <w:r w:rsidR="001C5929">
        <w:rPr>
          <w:sz w:val="24"/>
          <w:szCs w:val="24"/>
        </w:rPr>
        <w:t>/</w:t>
      </w:r>
      <w:r>
        <w:rPr>
          <w:sz w:val="24"/>
          <w:szCs w:val="24"/>
        </w:rPr>
        <w:t xml:space="preserve">min </w:t>
      </w:r>
      <w:r w:rsidR="00104DF0">
        <w:rPr>
          <w:sz w:val="24"/>
          <w:szCs w:val="24"/>
        </w:rPr>
        <w:t>(</w:t>
      </w:r>
      <w:r>
        <w:rPr>
          <w:sz w:val="24"/>
          <w:szCs w:val="24"/>
        </w:rPr>
        <w:t>top panel), reaction time</w:t>
      </w:r>
      <w:r w:rsidR="00104DF0" w:rsidRPr="00104DF0">
        <w:rPr>
          <w:sz w:val="24"/>
          <w:szCs w:val="24"/>
        </w:rPr>
        <w:t xml:space="preserve"> </w:t>
      </w:r>
      <w:r w:rsidR="00104DF0">
        <w:rPr>
          <w:sz w:val="24"/>
          <w:szCs w:val="24"/>
        </w:rPr>
        <w:t>in all lever-pulled trials</w:t>
      </w:r>
      <w:r>
        <w:rPr>
          <w:sz w:val="24"/>
          <w:szCs w:val="24"/>
        </w:rPr>
        <w:t xml:space="preserve"> (middle panel), </w:t>
      </w:r>
      <w:r w:rsidR="00104DF0">
        <w:rPr>
          <w:sz w:val="24"/>
          <w:szCs w:val="24"/>
        </w:rPr>
        <w:t xml:space="preserve">and </w:t>
      </w:r>
      <w:r>
        <w:rPr>
          <w:sz w:val="24"/>
          <w:szCs w:val="24"/>
        </w:rPr>
        <w:t>body weight</w:t>
      </w:r>
      <w:r w:rsidR="00104DF0">
        <w:rPr>
          <w:sz w:val="24"/>
          <w:szCs w:val="24"/>
        </w:rPr>
        <w:t xml:space="preserve"> normalized</w:t>
      </w:r>
      <w:r>
        <w:rPr>
          <w:sz w:val="24"/>
          <w:szCs w:val="24"/>
        </w:rPr>
        <w:t xml:space="preserve"> to the weight before starting water restriction </w:t>
      </w:r>
      <w:r w:rsidR="00104DF0">
        <w:rPr>
          <w:sz w:val="24"/>
          <w:szCs w:val="24"/>
        </w:rPr>
        <w:t>(</w:t>
      </w:r>
      <w:r>
        <w:rPr>
          <w:sz w:val="24"/>
          <w:szCs w:val="24"/>
        </w:rPr>
        <w:t xml:space="preserve">bottom panel) across sessions. Thin lines </w:t>
      </w:r>
      <w:r w:rsidR="0015595C">
        <w:rPr>
          <w:sz w:val="24"/>
          <w:szCs w:val="24"/>
        </w:rPr>
        <w:t>denote</w:t>
      </w:r>
      <w:r>
        <w:rPr>
          <w:sz w:val="24"/>
          <w:szCs w:val="24"/>
        </w:rPr>
        <w:t xml:space="preserve"> individual animals (red, female; gray, male), whereas thick lines </w:t>
      </w:r>
      <w:r w:rsidR="0015595C">
        <w:rPr>
          <w:sz w:val="24"/>
          <w:szCs w:val="24"/>
        </w:rPr>
        <w:t xml:space="preserve">denote </w:t>
      </w:r>
      <w:r>
        <w:rPr>
          <w:sz w:val="24"/>
          <w:szCs w:val="24"/>
        </w:rPr>
        <w:t xml:space="preserve">the median across the population (red, female; gray, male; black, all). </w:t>
      </w:r>
      <w:r>
        <w:rPr>
          <w:b/>
          <w:sz w:val="24"/>
          <w:szCs w:val="24"/>
        </w:rPr>
        <w:t>c</w:t>
      </w:r>
      <w:r>
        <w:rPr>
          <w:sz w:val="24"/>
          <w:szCs w:val="24"/>
        </w:rPr>
        <w:t>, Behavioral parameters of individuals in cluster</w:t>
      </w:r>
      <w:r w:rsidR="0015595C">
        <w:rPr>
          <w:sz w:val="24"/>
          <w:szCs w:val="24"/>
        </w:rPr>
        <w:t>s</w:t>
      </w:r>
      <w:r>
        <w:rPr>
          <w:sz w:val="24"/>
          <w:szCs w:val="24"/>
        </w:rPr>
        <w:t xml:space="preserve"> A (</w:t>
      </w:r>
      <w:r w:rsidR="0015595C">
        <w:rPr>
          <w:sz w:val="24"/>
          <w:szCs w:val="24"/>
        </w:rPr>
        <w:t>magenta;</w:t>
      </w:r>
      <w:r w:rsidR="0015595C">
        <w:rPr>
          <w:i/>
          <w:sz w:val="24"/>
          <w:szCs w:val="24"/>
        </w:rPr>
        <w:t xml:space="preserve"> </w:t>
      </w:r>
      <w:r>
        <w:rPr>
          <w:i/>
          <w:sz w:val="24"/>
          <w:szCs w:val="24"/>
        </w:rPr>
        <w:t>n</w:t>
      </w:r>
      <w:r>
        <w:rPr>
          <w:sz w:val="24"/>
          <w:szCs w:val="24"/>
        </w:rPr>
        <w:t xml:space="preserve"> = 7) and B (</w:t>
      </w:r>
      <w:r w:rsidR="0015595C">
        <w:rPr>
          <w:sz w:val="24"/>
          <w:szCs w:val="24"/>
        </w:rPr>
        <w:t xml:space="preserve">cyan; </w:t>
      </w:r>
      <w:r>
        <w:rPr>
          <w:i/>
          <w:sz w:val="24"/>
          <w:szCs w:val="24"/>
        </w:rPr>
        <w:t>n</w:t>
      </w:r>
      <w:r>
        <w:rPr>
          <w:sz w:val="24"/>
          <w:szCs w:val="24"/>
        </w:rPr>
        <w:t xml:space="preserve"> = 18)</w:t>
      </w:r>
      <w:r w:rsidR="0015595C">
        <w:rPr>
          <w:sz w:val="24"/>
          <w:szCs w:val="24"/>
        </w:rPr>
        <w:t>,</w:t>
      </w:r>
      <w:r>
        <w:rPr>
          <w:sz w:val="24"/>
          <w:szCs w:val="24"/>
        </w:rPr>
        <w:t xml:space="preserve"> identified in Fig. 3d. These plots are shown similarly </w:t>
      </w:r>
      <w:r w:rsidR="0015595C">
        <w:rPr>
          <w:sz w:val="24"/>
          <w:szCs w:val="24"/>
        </w:rPr>
        <w:t xml:space="preserve">as </w:t>
      </w:r>
      <w:r>
        <w:rPr>
          <w:sz w:val="24"/>
          <w:szCs w:val="24"/>
        </w:rPr>
        <w:t>in (</w:t>
      </w:r>
      <w:r>
        <w:rPr>
          <w:b/>
          <w:sz w:val="24"/>
          <w:szCs w:val="24"/>
        </w:rPr>
        <w:t>b</w:t>
      </w:r>
      <w:r>
        <w:rPr>
          <w:sz w:val="24"/>
          <w:szCs w:val="24"/>
        </w:rPr>
        <w:t>).</w:t>
      </w:r>
    </w:p>
    <w:p w14:paraId="37055561" w14:textId="3BF9AE52" w:rsidR="00EC2F93" w:rsidRDefault="00C42B9E">
      <w:pPr>
        <w:rPr>
          <w:sz w:val="24"/>
          <w:szCs w:val="24"/>
        </w:rPr>
      </w:pPr>
      <w:r>
        <w:br w:type="page"/>
      </w:r>
      <w:r>
        <w:rPr>
          <w:b/>
          <w:noProof/>
          <w:sz w:val="24"/>
          <w:szCs w:val="24"/>
        </w:rPr>
        <w:lastRenderedPageBreak/>
        <w:drawing>
          <wp:inline distT="114300" distB="114300" distL="114300" distR="114300" wp14:anchorId="7BA54BE6" wp14:editId="0F5DBDA7">
            <wp:extent cx="5943600" cy="26924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692400"/>
                    </a:xfrm>
                    <a:prstGeom prst="rect">
                      <a:avLst/>
                    </a:prstGeom>
                    <a:ln/>
                  </pic:spPr>
                </pic:pic>
              </a:graphicData>
            </a:graphic>
          </wp:inline>
        </w:drawing>
      </w:r>
      <w:r>
        <w:rPr>
          <w:b/>
          <w:sz w:val="24"/>
          <w:szCs w:val="24"/>
        </w:rPr>
        <w:t xml:space="preserve">Figure S2 | </w:t>
      </w:r>
      <w:r>
        <w:rPr>
          <w:sz w:val="24"/>
          <w:szCs w:val="24"/>
        </w:rPr>
        <w:t xml:space="preserve">The validation of aberrant activity in the transgenic mouse was used in this study. </w:t>
      </w:r>
      <w:r>
        <w:rPr>
          <w:b/>
          <w:sz w:val="24"/>
          <w:szCs w:val="24"/>
        </w:rPr>
        <w:t>a</w:t>
      </w:r>
      <w:r w:rsidRPr="000C7173">
        <w:rPr>
          <w:bCs/>
          <w:sz w:val="24"/>
          <w:szCs w:val="24"/>
        </w:rPr>
        <w:t xml:space="preserve">, </w:t>
      </w:r>
      <w:r>
        <w:rPr>
          <w:sz w:val="24"/>
          <w:szCs w:val="24"/>
        </w:rPr>
        <w:t xml:space="preserve">The </w:t>
      </w:r>
      <w:r w:rsidR="00FD4E11">
        <w:rPr>
          <w:sz w:val="24"/>
          <w:szCs w:val="24"/>
        </w:rPr>
        <w:t xml:space="preserve">following </w:t>
      </w:r>
      <w:r>
        <w:rPr>
          <w:sz w:val="24"/>
          <w:szCs w:val="24"/>
        </w:rPr>
        <w:t>positions for considering aberrant activities</w:t>
      </w:r>
      <w:r w:rsidR="00FD4E11" w:rsidRPr="00FD4E11">
        <w:rPr>
          <w:sz w:val="24"/>
          <w:szCs w:val="24"/>
        </w:rPr>
        <w:t xml:space="preserve"> </w:t>
      </w:r>
      <w:r w:rsidR="00FD4E11">
        <w:rPr>
          <w:sz w:val="24"/>
          <w:szCs w:val="24"/>
        </w:rPr>
        <w:t>were selected for analyses:</w:t>
      </w:r>
      <w:r>
        <w:rPr>
          <w:sz w:val="24"/>
          <w:szCs w:val="24"/>
        </w:rPr>
        <w:t xml:space="preserve"> </w:t>
      </w:r>
      <w:r w:rsidR="00907BD3">
        <w:rPr>
          <w:sz w:val="24"/>
          <w:szCs w:val="24"/>
        </w:rPr>
        <w:t>t</w:t>
      </w:r>
      <w:r w:rsidR="00FD4E11">
        <w:rPr>
          <w:sz w:val="24"/>
          <w:szCs w:val="24"/>
        </w:rPr>
        <w:t>he l</w:t>
      </w:r>
      <w:r>
        <w:rPr>
          <w:sz w:val="24"/>
          <w:szCs w:val="24"/>
        </w:rPr>
        <w:t xml:space="preserve">eft side of </w:t>
      </w:r>
      <w:r w:rsidR="00907BD3">
        <w:rPr>
          <w:sz w:val="24"/>
          <w:szCs w:val="24"/>
        </w:rPr>
        <w:t xml:space="preserve">the </w:t>
      </w:r>
      <w:r>
        <w:rPr>
          <w:sz w:val="24"/>
          <w:szCs w:val="24"/>
        </w:rPr>
        <w:t>frontal, barrel, retrosplenial, and right side of visual regions.</w:t>
      </w:r>
      <w:r w:rsidR="00596841">
        <w:rPr>
          <w:sz w:val="24"/>
          <w:szCs w:val="24"/>
        </w:rPr>
        <w:t xml:space="preserve"> </w:t>
      </w:r>
      <w:r>
        <w:rPr>
          <w:b/>
          <w:sz w:val="24"/>
          <w:szCs w:val="24"/>
        </w:rPr>
        <w:t>b</w:t>
      </w:r>
      <w:r w:rsidRPr="000C7173">
        <w:rPr>
          <w:bCs/>
          <w:sz w:val="24"/>
          <w:szCs w:val="24"/>
        </w:rPr>
        <w:t>,</w:t>
      </w:r>
      <w:r w:rsidRPr="00907BD3">
        <w:rPr>
          <w:bCs/>
          <w:sz w:val="24"/>
          <w:szCs w:val="24"/>
        </w:rPr>
        <w:t xml:space="preserve"> </w:t>
      </w:r>
      <w:r>
        <w:rPr>
          <w:sz w:val="24"/>
          <w:szCs w:val="24"/>
        </w:rPr>
        <w:t>Prominences and widths of calcium activities were detected in each first resting-state recording of each animal. These were clustered with K-means clustering (k = 2) in each animal and region, and then the centers of mass of two clusters were obtained. High prominenc</w:t>
      </w:r>
      <w:r w:rsidRPr="00596841">
        <w:rPr>
          <w:sz w:val="24"/>
          <w:szCs w:val="24"/>
        </w:rPr>
        <w:t>e</w:t>
      </w:r>
      <w:r w:rsidRPr="001D0189">
        <w:rPr>
          <w:rFonts w:eastAsia="Gungsuh"/>
          <w:sz w:val="24"/>
          <w:szCs w:val="24"/>
        </w:rPr>
        <w:t xml:space="preserve"> (&gt; 0.1 in ∆</w:t>
      </w:r>
      <w:r w:rsidRPr="00596841">
        <w:rPr>
          <w:i/>
          <w:sz w:val="24"/>
          <w:szCs w:val="24"/>
        </w:rPr>
        <w:t>F</w:t>
      </w:r>
      <w:r w:rsidRPr="00596841">
        <w:rPr>
          <w:sz w:val="24"/>
          <w:szCs w:val="24"/>
        </w:rPr>
        <w:t>/</w:t>
      </w:r>
      <w:r w:rsidRPr="00596841">
        <w:rPr>
          <w:i/>
          <w:sz w:val="24"/>
          <w:szCs w:val="24"/>
        </w:rPr>
        <w:t>F</w:t>
      </w:r>
      <w:r w:rsidRPr="00596841">
        <w:rPr>
          <w:sz w:val="24"/>
          <w:szCs w:val="24"/>
        </w:rPr>
        <w:t>) a</w:t>
      </w:r>
      <w:r>
        <w:rPr>
          <w:sz w:val="24"/>
          <w:szCs w:val="24"/>
        </w:rPr>
        <w:t>nd narrow width (&lt; 0.5 s) of the transients were not detected in each animal.</w:t>
      </w:r>
    </w:p>
    <w:p w14:paraId="62A9486C" w14:textId="77777777" w:rsidR="00EC2F93" w:rsidRDefault="00C42B9E">
      <w:pPr>
        <w:rPr>
          <w:sz w:val="24"/>
          <w:szCs w:val="24"/>
        </w:rPr>
      </w:pPr>
      <w:r>
        <w:br w:type="page"/>
      </w:r>
    </w:p>
    <w:p w14:paraId="134C3D71" w14:textId="77777777" w:rsidR="00EC2F93" w:rsidRDefault="00C42B9E">
      <w:pPr>
        <w:widowControl w:val="0"/>
        <w:pBdr>
          <w:top w:val="nil"/>
          <w:left w:val="nil"/>
          <w:bottom w:val="nil"/>
          <w:right w:val="nil"/>
          <w:between w:val="nil"/>
        </w:pBdr>
        <w:spacing w:before="0" w:after="220" w:line="240" w:lineRule="auto"/>
        <w:jc w:val="left"/>
        <w:rPr>
          <w:sz w:val="24"/>
          <w:szCs w:val="24"/>
        </w:rPr>
      </w:pPr>
      <w:r>
        <w:rPr>
          <w:noProof/>
          <w:sz w:val="24"/>
          <w:szCs w:val="24"/>
        </w:rPr>
        <w:lastRenderedPageBreak/>
        <w:drawing>
          <wp:inline distT="114300" distB="114300" distL="114300" distR="114300" wp14:anchorId="1A417654" wp14:editId="5C653301">
            <wp:extent cx="5943600" cy="1333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1333500"/>
                    </a:xfrm>
                    <a:prstGeom prst="rect">
                      <a:avLst/>
                    </a:prstGeom>
                    <a:ln/>
                  </pic:spPr>
                </pic:pic>
              </a:graphicData>
            </a:graphic>
          </wp:inline>
        </w:drawing>
      </w:r>
    </w:p>
    <w:p w14:paraId="6EDDC23C" w14:textId="77777777" w:rsidR="00EC2F93" w:rsidRDefault="00C42B9E" w:rsidP="000C7173">
      <w:pPr>
        <w:widowControl w:val="0"/>
        <w:pBdr>
          <w:top w:val="nil"/>
          <w:left w:val="nil"/>
          <w:bottom w:val="nil"/>
          <w:right w:val="nil"/>
          <w:between w:val="nil"/>
        </w:pBdr>
        <w:spacing w:before="0" w:after="220"/>
        <w:rPr>
          <w:sz w:val="24"/>
          <w:szCs w:val="24"/>
        </w:rPr>
      </w:pPr>
      <w:r>
        <w:rPr>
          <w:b/>
          <w:sz w:val="24"/>
          <w:szCs w:val="24"/>
        </w:rPr>
        <w:t>Figure S3</w:t>
      </w:r>
      <w:r>
        <w:rPr>
          <w:sz w:val="24"/>
          <w:szCs w:val="24"/>
        </w:rPr>
        <w:t xml:space="preserve"> | Schematic of frame extraction strategy for training and validating DeepLabCut models. Task training session 1 and resting-state recording sessions 7 and 15 (including the day-8 resting-state session from one animal) were used to extract video frames for training and testing. Validation frames, for comparison with manual annotation, were extracted from task training sessions 3, 6, 9, and 12.</w:t>
      </w:r>
    </w:p>
    <w:p w14:paraId="4C715BC0" w14:textId="77777777" w:rsidR="00EC2F93" w:rsidRDefault="00C42B9E">
      <w:pPr>
        <w:widowControl w:val="0"/>
        <w:pBdr>
          <w:top w:val="nil"/>
          <w:left w:val="nil"/>
          <w:bottom w:val="nil"/>
          <w:right w:val="nil"/>
          <w:between w:val="nil"/>
        </w:pBdr>
        <w:spacing w:before="0" w:after="220" w:line="240" w:lineRule="auto"/>
        <w:jc w:val="left"/>
        <w:rPr>
          <w:sz w:val="24"/>
          <w:szCs w:val="24"/>
        </w:rPr>
      </w:pPr>
      <w:r>
        <w:br w:type="page"/>
      </w:r>
    </w:p>
    <w:p w14:paraId="33D9BA94" w14:textId="77777777" w:rsidR="00EC2F93" w:rsidRDefault="00C42B9E">
      <w:pPr>
        <w:widowControl w:val="0"/>
        <w:pBdr>
          <w:top w:val="nil"/>
          <w:left w:val="nil"/>
          <w:bottom w:val="nil"/>
          <w:right w:val="nil"/>
          <w:between w:val="nil"/>
        </w:pBdr>
        <w:spacing w:before="0" w:after="220" w:line="240" w:lineRule="auto"/>
        <w:jc w:val="left"/>
        <w:rPr>
          <w:b/>
          <w:sz w:val="24"/>
          <w:szCs w:val="24"/>
        </w:rPr>
      </w:pPr>
      <w:r>
        <w:rPr>
          <w:noProof/>
          <w:sz w:val="24"/>
          <w:szCs w:val="24"/>
        </w:rPr>
        <w:lastRenderedPageBreak/>
        <w:drawing>
          <wp:inline distT="114300" distB="114300" distL="114300" distR="114300" wp14:anchorId="316299F0" wp14:editId="2EB8473B">
            <wp:extent cx="5943600" cy="35687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3568700"/>
                    </a:xfrm>
                    <a:prstGeom prst="rect">
                      <a:avLst/>
                    </a:prstGeom>
                    <a:ln/>
                  </pic:spPr>
                </pic:pic>
              </a:graphicData>
            </a:graphic>
          </wp:inline>
        </w:drawing>
      </w:r>
    </w:p>
    <w:p w14:paraId="42D793D6" w14:textId="60D4E4E4" w:rsidR="00EC2F93" w:rsidRDefault="00C42B9E" w:rsidP="000C7173">
      <w:pPr>
        <w:widowControl w:val="0"/>
        <w:spacing w:before="0" w:after="220"/>
        <w:rPr>
          <w:sz w:val="24"/>
          <w:szCs w:val="24"/>
        </w:rPr>
      </w:pPr>
      <w:r>
        <w:rPr>
          <w:b/>
          <w:sz w:val="24"/>
          <w:szCs w:val="24"/>
        </w:rPr>
        <w:t>Figure S4</w:t>
      </w:r>
      <w:r>
        <w:rPr>
          <w:sz w:val="24"/>
          <w:szCs w:val="24"/>
        </w:rPr>
        <w:t xml:space="preserve"> | Contribution diagram. The following diagram illustrates the contributions of each author, based on CRediT taxonomy (Brand et al., 2015). For each type of contribution</w:t>
      </w:r>
      <w:r w:rsidR="00C52352">
        <w:rPr>
          <w:sz w:val="24"/>
          <w:szCs w:val="24"/>
        </w:rPr>
        <w:t>,</w:t>
      </w:r>
      <w:r>
        <w:rPr>
          <w:sz w:val="24"/>
          <w:szCs w:val="24"/>
        </w:rPr>
        <w:t xml:space="preserve"> </w:t>
      </w:r>
      <w:r w:rsidR="000C7173">
        <w:rPr>
          <w:sz w:val="24"/>
          <w:szCs w:val="24"/>
        </w:rPr>
        <w:t>two</w:t>
      </w:r>
      <w:r>
        <w:rPr>
          <w:sz w:val="24"/>
          <w:szCs w:val="24"/>
        </w:rPr>
        <w:t xml:space="preserve"> levels </w:t>
      </w:r>
      <w:r w:rsidR="00C52352">
        <w:rPr>
          <w:sz w:val="24"/>
          <w:szCs w:val="24"/>
        </w:rPr>
        <w:t xml:space="preserve">are </w:t>
      </w:r>
      <w:r w:rsidR="00F83025">
        <w:rPr>
          <w:sz w:val="24"/>
          <w:szCs w:val="24"/>
        </w:rPr>
        <w:t>color-</w:t>
      </w:r>
      <w:r>
        <w:rPr>
          <w:sz w:val="24"/>
          <w:szCs w:val="24"/>
        </w:rPr>
        <w:t>indicated</w:t>
      </w:r>
      <w:r w:rsidRPr="00596841">
        <w:rPr>
          <w:sz w:val="24"/>
          <w:szCs w:val="24"/>
        </w:rPr>
        <w:t xml:space="preserve">: </w:t>
      </w:r>
      <w:r w:rsidR="00596841" w:rsidRPr="00596841">
        <w:rPr>
          <w:sz w:val="24"/>
          <w:szCs w:val="24"/>
        </w:rPr>
        <w:t>‘</w:t>
      </w:r>
      <w:r w:rsidRPr="00596841">
        <w:rPr>
          <w:sz w:val="24"/>
          <w:szCs w:val="24"/>
        </w:rPr>
        <w:t>support’ (light</w:t>
      </w:r>
      <w:r w:rsidR="00C52352">
        <w:rPr>
          <w:sz w:val="24"/>
          <w:szCs w:val="24"/>
        </w:rPr>
        <w:t xml:space="preserve"> green</w:t>
      </w:r>
      <w:r w:rsidRPr="00596841">
        <w:rPr>
          <w:sz w:val="24"/>
          <w:szCs w:val="24"/>
        </w:rPr>
        <w:t>) and ‘lead’ (dark</w:t>
      </w:r>
      <w:r w:rsidR="00C52352">
        <w:rPr>
          <w:sz w:val="24"/>
          <w:szCs w:val="24"/>
        </w:rPr>
        <w:t xml:space="preserve"> green</w:t>
      </w:r>
      <w:r w:rsidRPr="00596841">
        <w:rPr>
          <w:sz w:val="24"/>
          <w:szCs w:val="24"/>
        </w:rPr>
        <w:t>).</w:t>
      </w:r>
    </w:p>
    <w:p w14:paraId="634F4AF0" w14:textId="77777777" w:rsidR="00EC2F93" w:rsidRDefault="00EC2F93">
      <w:pPr>
        <w:rPr>
          <w:sz w:val="24"/>
          <w:szCs w:val="24"/>
        </w:rPr>
      </w:pPr>
    </w:p>
    <w:sectPr w:rsidR="00EC2F93">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08502" w14:textId="77777777" w:rsidR="00F64FEC" w:rsidRDefault="00F64FEC">
      <w:pPr>
        <w:spacing w:before="0" w:after="0" w:line="240" w:lineRule="auto"/>
      </w:pPr>
      <w:r>
        <w:separator/>
      </w:r>
    </w:p>
  </w:endnote>
  <w:endnote w:type="continuationSeparator" w:id="0">
    <w:p w14:paraId="340B439E" w14:textId="77777777" w:rsidR="00F64FEC" w:rsidRDefault="00F64F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ungsuh">
    <w:panose1 w:val="02030600000101010101"/>
    <w:charset w:val="81"/>
    <w:family w:val="roman"/>
    <w:pitch w:val="variable"/>
    <w:sig w:usb0="B00002AF" w:usb1="69D77CFB" w:usb2="00000030" w:usb3="00000000" w:csb0="0008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27D8" w14:textId="77777777" w:rsidR="00EC2F93" w:rsidRDefault="00C42B9E">
    <w:pPr>
      <w:jc w:val="right"/>
    </w:pPr>
    <w:r>
      <w:fldChar w:fldCharType="begin"/>
    </w:r>
    <w:r>
      <w:instrText>PAGE</w:instrText>
    </w:r>
    <w:r>
      <w:fldChar w:fldCharType="separate"/>
    </w:r>
    <w:r w:rsidR="00F004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4120F" w14:textId="77777777" w:rsidR="00F64FEC" w:rsidRDefault="00F64FEC">
      <w:pPr>
        <w:spacing w:before="0" w:after="0" w:line="240" w:lineRule="auto"/>
      </w:pPr>
      <w:r>
        <w:separator/>
      </w:r>
    </w:p>
  </w:footnote>
  <w:footnote w:type="continuationSeparator" w:id="0">
    <w:p w14:paraId="072AC56F" w14:textId="77777777" w:rsidR="00F64FEC" w:rsidRDefault="00F64FE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C2D7" w14:textId="77777777" w:rsidR="00EC2F93" w:rsidRDefault="00EC2F93"/>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a Lasic">
    <w15:presenceInfo w15:providerId="None" w15:userId="Eva Lasi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F93"/>
    <w:rsid w:val="0001070D"/>
    <w:rsid w:val="0008131D"/>
    <w:rsid w:val="000C7173"/>
    <w:rsid w:val="00104DF0"/>
    <w:rsid w:val="0015595C"/>
    <w:rsid w:val="001C5929"/>
    <w:rsid w:val="001D0189"/>
    <w:rsid w:val="00350228"/>
    <w:rsid w:val="003972AA"/>
    <w:rsid w:val="004810DC"/>
    <w:rsid w:val="004C0AD4"/>
    <w:rsid w:val="00536CE2"/>
    <w:rsid w:val="0056216C"/>
    <w:rsid w:val="00596841"/>
    <w:rsid w:val="005E3F27"/>
    <w:rsid w:val="00651F4E"/>
    <w:rsid w:val="00683A82"/>
    <w:rsid w:val="006F0F35"/>
    <w:rsid w:val="00784666"/>
    <w:rsid w:val="008C39D5"/>
    <w:rsid w:val="00907BD3"/>
    <w:rsid w:val="009663D2"/>
    <w:rsid w:val="00982577"/>
    <w:rsid w:val="009901CF"/>
    <w:rsid w:val="00A444BA"/>
    <w:rsid w:val="00C42B9E"/>
    <w:rsid w:val="00C52352"/>
    <w:rsid w:val="00D8640F"/>
    <w:rsid w:val="00E038C0"/>
    <w:rsid w:val="00E15573"/>
    <w:rsid w:val="00E42197"/>
    <w:rsid w:val="00E504AB"/>
    <w:rsid w:val="00E66B0C"/>
    <w:rsid w:val="00EC2F93"/>
    <w:rsid w:val="00F00468"/>
    <w:rsid w:val="00F510EC"/>
    <w:rsid w:val="00F64FEC"/>
    <w:rsid w:val="00F83025"/>
    <w:rsid w:val="00FD4E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81A9AC"/>
  <w15:docId w15:val="{5159E1AD-AC0C-9043-BFAE-6A73FA510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 w:eastAsia="ja-JP" w:bidi="ar-SA"/>
      </w:rPr>
    </w:rPrDefault>
    <w:pPrDefault>
      <w:pPr>
        <w:spacing w:before="48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b/>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outlineLvl w:val="3"/>
    </w:pPr>
    <w:rPr>
      <w:i/>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0" w:after="60"/>
    </w:pPr>
    <w:rPr>
      <w:sz w:val="52"/>
      <w:szCs w:val="52"/>
    </w:rPr>
  </w:style>
  <w:style w:type="paragraph" w:styleId="a4">
    <w:name w:val="Subtitle"/>
    <w:basedOn w:val="a"/>
    <w:next w:val="a"/>
    <w:uiPriority w:val="11"/>
    <w:qFormat/>
    <w:pPr>
      <w:keepNext/>
      <w:keepLines/>
      <w:spacing w:before="0" w:after="320"/>
    </w:pPr>
    <w:rPr>
      <w:rFonts w:ascii="Arial" w:eastAsia="Arial" w:hAnsi="Arial" w:cs="Arial"/>
      <w:color w:val="666666"/>
      <w:sz w:val="30"/>
      <w:szCs w:val="30"/>
    </w:rPr>
  </w:style>
  <w:style w:type="table" w:customStyle="1" w:styleId="a5">
    <w:basedOn w:val="TableNormal1"/>
    <w:tblPr>
      <w:tblStyleRowBandSize w:val="1"/>
      <w:tblStyleColBandSize w:val="1"/>
      <w:tblCellMar>
        <w:top w:w="100" w:type="dxa"/>
        <w:left w:w="100" w:type="dxa"/>
        <w:bottom w:w="100" w:type="dxa"/>
        <w:right w:w="100" w:type="dxa"/>
      </w:tblCellMar>
    </w:tblPr>
  </w:style>
  <w:style w:type="paragraph" w:styleId="a6">
    <w:name w:val="Revision"/>
    <w:hidden/>
    <w:uiPriority w:val="99"/>
    <w:semiHidden/>
    <w:rsid w:val="00596841"/>
    <w:pPr>
      <w:spacing w:before="0" w:after="0" w:line="240" w:lineRule="auto"/>
      <w:jc w:val="left"/>
    </w:pPr>
  </w:style>
  <w:style w:type="character" w:styleId="a7">
    <w:name w:val="annotation reference"/>
    <w:basedOn w:val="a0"/>
    <w:uiPriority w:val="99"/>
    <w:semiHidden/>
    <w:unhideWhenUsed/>
    <w:rsid w:val="00C52352"/>
    <w:rPr>
      <w:sz w:val="16"/>
      <w:szCs w:val="16"/>
    </w:rPr>
  </w:style>
  <w:style w:type="paragraph" w:styleId="a8">
    <w:name w:val="annotation text"/>
    <w:basedOn w:val="a"/>
    <w:link w:val="a9"/>
    <w:uiPriority w:val="99"/>
    <w:unhideWhenUsed/>
    <w:rsid w:val="00C52352"/>
    <w:pPr>
      <w:spacing w:line="240" w:lineRule="auto"/>
    </w:pPr>
    <w:rPr>
      <w:sz w:val="20"/>
      <w:szCs w:val="20"/>
    </w:rPr>
  </w:style>
  <w:style w:type="character" w:customStyle="1" w:styleId="a9">
    <w:name w:val="コメント文字列 (文字)"/>
    <w:basedOn w:val="a0"/>
    <w:link w:val="a8"/>
    <w:uiPriority w:val="99"/>
    <w:rsid w:val="00C52352"/>
    <w:rPr>
      <w:sz w:val="20"/>
      <w:szCs w:val="20"/>
    </w:rPr>
  </w:style>
  <w:style w:type="paragraph" w:styleId="aa">
    <w:name w:val="annotation subject"/>
    <w:basedOn w:val="a8"/>
    <w:next w:val="a8"/>
    <w:link w:val="ab"/>
    <w:uiPriority w:val="99"/>
    <w:semiHidden/>
    <w:unhideWhenUsed/>
    <w:rsid w:val="00C52352"/>
    <w:rPr>
      <w:b/>
      <w:bCs/>
    </w:rPr>
  </w:style>
  <w:style w:type="character" w:customStyle="1" w:styleId="ab">
    <w:name w:val="コメント内容 (文字)"/>
    <w:basedOn w:val="a9"/>
    <w:link w:val="aa"/>
    <w:uiPriority w:val="99"/>
    <w:semiHidden/>
    <w:rsid w:val="00C523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people" Target="peop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552</Words>
  <Characters>3101</Characters>
  <Application>Microsoft Office Word</Application>
  <DocSecurity>0</DocSecurity>
  <Lines>55</Lines>
  <Paragraphs>21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 Donnelly</dc:creator>
  <cp:lastModifiedBy>Ken Nakae</cp:lastModifiedBy>
  <cp:revision>3</cp:revision>
  <dcterms:created xsi:type="dcterms:W3CDTF">2025-05-21T03:28:00Z</dcterms:created>
  <dcterms:modified xsi:type="dcterms:W3CDTF">2025-05-22T06:10:00Z</dcterms:modified>
</cp:coreProperties>
</file>